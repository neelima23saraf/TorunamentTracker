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656329756"/>
        <w:docPartObj>
          <w:docPartGallery w:val="Cover Pages"/>
          <w:docPartUnique/>
        </w:docPartObj>
      </w:sdtPr>
      <w:sdtEndPr>
        <w:rPr>
          <w:sz w:val="72"/>
          <w:szCs w:val="7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C22446">
            <w:sdt>
              <w:sdtPr>
                <w:rPr>
                  <w:rFonts w:asciiTheme="majorHAnsi" w:eastAsiaTheme="majorEastAsia" w:hAnsiTheme="majorHAnsi" w:cstheme="majorBidi"/>
                </w:rPr>
                <w:alias w:val="Company"/>
                <w:id w:val="13406915"/>
                <w:placeholder>
                  <w:docPart w:val="EA43D9D4F1FE482A89FFA4086C65618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22446" w:rsidRDefault="00C22446" w:rsidP="00C22446">
                    <w:pPr>
                      <w:pStyle w:val="NoSpacing"/>
                      <w:rPr>
                        <w:rFonts w:asciiTheme="majorHAnsi" w:eastAsiaTheme="majorEastAsia" w:hAnsiTheme="majorHAnsi" w:cstheme="majorBidi"/>
                      </w:rPr>
                    </w:pPr>
                    <w:r>
                      <w:rPr>
                        <w:rFonts w:asciiTheme="majorHAnsi" w:eastAsiaTheme="majorEastAsia" w:hAnsiTheme="majorHAnsi" w:cstheme="majorBidi"/>
                      </w:rPr>
                      <w:t>Neelima Saraf and Co</w:t>
                    </w:r>
                  </w:p>
                </w:tc>
              </w:sdtContent>
            </w:sdt>
          </w:tr>
          <w:tr w:rsidR="00C22446">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C66E88BC79143E8A639CBF553DB8ABF"/>
                  </w:placeholder>
                  <w:dataBinding w:prefixMappings="xmlns:ns0='http://schemas.openxmlformats.org/package/2006/metadata/core-properties' xmlns:ns1='http://purl.org/dc/elements/1.1/'" w:xpath="/ns0:coreProperties[1]/ns1:title[1]" w:storeItemID="{6C3C8BC8-F283-45AE-878A-BAB7291924A1}"/>
                  <w:text/>
                </w:sdtPr>
                <w:sdtContent>
                  <w:p w:rsidR="00C22446" w:rsidRDefault="00C22446" w:rsidP="00C2244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Tournament tracker</w:t>
                    </w:r>
                  </w:p>
                </w:sdtContent>
              </w:sdt>
            </w:tc>
          </w:tr>
          <w:tr w:rsidR="00C22446">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22446" w:rsidRDefault="00C22446" w:rsidP="00C22446">
                    <w:pPr>
                      <w:pStyle w:val="NoSpacing"/>
                      <w:rPr>
                        <w:rFonts w:asciiTheme="majorHAnsi" w:eastAsiaTheme="majorEastAsia" w:hAnsiTheme="majorHAnsi" w:cstheme="majorBidi"/>
                      </w:rPr>
                    </w:pPr>
                    <w:r>
                      <w:rPr>
                        <w:rFonts w:asciiTheme="majorHAnsi" w:eastAsiaTheme="majorEastAsia" w:hAnsiTheme="majorHAnsi" w:cstheme="majorBidi"/>
                      </w:rPr>
                      <w:t>NCA Tournament tracker</w:t>
                    </w:r>
                  </w:p>
                </w:tc>
              </w:sdtContent>
            </w:sdt>
          </w:tr>
        </w:tbl>
        <w:p w:rsidR="00C22446" w:rsidRDefault="00C22446"/>
        <w:p w:rsidR="00C22446" w:rsidRDefault="00C22446"/>
        <w:tbl>
          <w:tblPr>
            <w:tblpPr w:leftFromText="187" w:rightFromText="187" w:horzAnchor="margin" w:tblpXSpec="center" w:tblpYSpec="bottom"/>
            <w:tblW w:w="4000" w:type="pct"/>
            <w:tblLook w:val="04A0"/>
          </w:tblPr>
          <w:tblGrid>
            <w:gridCol w:w="7672"/>
          </w:tblGrid>
          <w:tr w:rsidR="00C22446">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C22446" w:rsidRDefault="00C22446">
                    <w:pPr>
                      <w:pStyle w:val="NoSpacing"/>
                      <w:rPr>
                        <w:color w:val="4F81BD" w:themeColor="accent1"/>
                      </w:rPr>
                    </w:pPr>
                    <w:r>
                      <w:rPr>
                        <w:color w:val="4F81BD" w:themeColor="accent1"/>
                      </w:rPr>
                      <w:t>Windows User</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1-11-10T00:00:00Z">
                    <w:dateFormat w:val="M/d/yyyy"/>
                    <w:lid w:val="en-US"/>
                    <w:storeMappedDataAs w:val="dateTime"/>
                    <w:calendar w:val="gregorian"/>
                  </w:date>
                </w:sdtPr>
                <w:sdtContent>
                  <w:p w:rsidR="00C22446" w:rsidRDefault="00C22446">
                    <w:pPr>
                      <w:pStyle w:val="NoSpacing"/>
                      <w:rPr>
                        <w:color w:val="4F81BD" w:themeColor="accent1"/>
                      </w:rPr>
                    </w:pPr>
                    <w:r>
                      <w:rPr>
                        <w:color w:val="4F81BD" w:themeColor="accent1"/>
                      </w:rPr>
                      <w:t>11/10/2021</w:t>
                    </w:r>
                  </w:p>
                </w:sdtContent>
              </w:sdt>
              <w:p w:rsidR="00C22446" w:rsidRDefault="00C22446">
                <w:pPr>
                  <w:pStyle w:val="NoSpacing"/>
                  <w:rPr>
                    <w:color w:val="4F81BD" w:themeColor="accent1"/>
                  </w:rPr>
                </w:pPr>
              </w:p>
            </w:tc>
          </w:tr>
        </w:tbl>
        <w:p w:rsidR="00C22446" w:rsidRDefault="00C22446"/>
        <w:p w:rsidR="00C22446" w:rsidRDefault="00C22446">
          <w:pPr>
            <w:rPr>
              <w:rFonts w:asciiTheme="majorHAnsi" w:eastAsiaTheme="majorEastAsia" w:hAnsiTheme="majorHAnsi" w:cstheme="majorBidi"/>
              <w:sz w:val="72"/>
              <w:szCs w:val="72"/>
            </w:rPr>
          </w:pPr>
          <w:r>
            <w:rPr>
              <w:rFonts w:asciiTheme="majorHAnsi" w:eastAsiaTheme="majorEastAsia" w:hAnsiTheme="majorHAnsi" w:cstheme="majorBidi"/>
              <w:sz w:val="72"/>
              <w:szCs w:val="72"/>
            </w:rPr>
            <w:br w:type="page"/>
          </w:r>
        </w:p>
      </w:sdtContent>
    </w:sdt>
    <w:sdt>
      <w:sdtPr>
        <w:rPr>
          <w:rFonts w:asciiTheme="minorHAnsi" w:eastAsiaTheme="minorHAnsi" w:hAnsiTheme="minorHAnsi" w:cstheme="minorBidi"/>
          <w:b w:val="0"/>
          <w:bCs w:val="0"/>
          <w:color w:val="auto"/>
          <w:sz w:val="22"/>
          <w:szCs w:val="22"/>
        </w:rPr>
        <w:id w:val="656329785"/>
        <w:docPartObj>
          <w:docPartGallery w:val="Table of Contents"/>
          <w:docPartUnique/>
        </w:docPartObj>
      </w:sdtPr>
      <w:sdtContent>
        <w:p w:rsidR="002B2C21" w:rsidRDefault="002B2C21">
          <w:pPr>
            <w:pStyle w:val="TOCHeading"/>
          </w:pPr>
          <w:r>
            <w:t>Table of Contents</w:t>
          </w:r>
        </w:p>
        <w:p w:rsidR="003C04B6" w:rsidRDefault="002622C2">
          <w:pPr>
            <w:pStyle w:val="TOC1"/>
            <w:tabs>
              <w:tab w:val="right" w:leader="dot" w:pos="9350"/>
            </w:tabs>
            <w:rPr>
              <w:rFonts w:eastAsiaTheme="minorEastAsia"/>
              <w:noProof/>
            </w:rPr>
          </w:pPr>
          <w:r>
            <w:fldChar w:fldCharType="begin"/>
          </w:r>
          <w:r w:rsidR="002B2C21">
            <w:instrText xml:space="preserve"> TOC \o "1-3" \h \z \u </w:instrText>
          </w:r>
          <w:r>
            <w:fldChar w:fldCharType="separate"/>
          </w:r>
          <w:hyperlink w:anchor="_Toc87446218" w:history="1">
            <w:r w:rsidR="003C04B6" w:rsidRPr="00643C7E">
              <w:rPr>
                <w:rStyle w:val="Hyperlink"/>
                <w:noProof/>
              </w:rPr>
              <w:t>Product vision</w:t>
            </w:r>
            <w:r w:rsidR="003C04B6">
              <w:rPr>
                <w:noProof/>
                <w:webHidden/>
              </w:rPr>
              <w:tab/>
            </w:r>
            <w:r>
              <w:rPr>
                <w:noProof/>
                <w:webHidden/>
              </w:rPr>
              <w:fldChar w:fldCharType="begin"/>
            </w:r>
            <w:r w:rsidR="003C04B6">
              <w:rPr>
                <w:noProof/>
                <w:webHidden/>
              </w:rPr>
              <w:instrText xml:space="preserve"> PAGEREF _Toc87446218 \h </w:instrText>
            </w:r>
            <w:r>
              <w:rPr>
                <w:noProof/>
                <w:webHidden/>
              </w:rPr>
            </w:r>
            <w:r>
              <w:rPr>
                <w:noProof/>
                <w:webHidden/>
              </w:rPr>
              <w:fldChar w:fldCharType="separate"/>
            </w:r>
            <w:r w:rsidR="003C04B6">
              <w:rPr>
                <w:noProof/>
                <w:webHidden/>
              </w:rPr>
              <w:t>3</w:t>
            </w:r>
            <w:r>
              <w:rPr>
                <w:noProof/>
                <w:webHidden/>
              </w:rPr>
              <w:fldChar w:fldCharType="end"/>
            </w:r>
          </w:hyperlink>
        </w:p>
        <w:p w:rsidR="003C04B6" w:rsidRDefault="002622C2">
          <w:pPr>
            <w:pStyle w:val="TOC1"/>
            <w:tabs>
              <w:tab w:val="right" w:leader="dot" w:pos="9350"/>
            </w:tabs>
            <w:rPr>
              <w:rFonts w:eastAsiaTheme="minorEastAsia"/>
              <w:noProof/>
            </w:rPr>
          </w:pPr>
          <w:hyperlink w:anchor="_Toc87446219" w:history="1">
            <w:r w:rsidR="003C04B6" w:rsidRPr="00643C7E">
              <w:rPr>
                <w:rStyle w:val="Hyperlink"/>
                <w:noProof/>
              </w:rPr>
              <w:t>Project overview</w:t>
            </w:r>
            <w:r w:rsidR="003C04B6">
              <w:rPr>
                <w:noProof/>
                <w:webHidden/>
              </w:rPr>
              <w:tab/>
            </w:r>
            <w:r>
              <w:rPr>
                <w:noProof/>
                <w:webHidden/>
              </w:rPr>
              <w:fldChar w:fldCharType="begin"/>
            </w:r>
            <w:r w:rsidR="003C04B6">
              <w:rPr>
                <w:noProof/>
                <w:webHidden/>
              </w:rPr>
              <w:instrText xml:space="preserve"> PAGEREF _Toc87446219 \h </w:instrText>
            </w:r>
            <w:r>
              <w:rPr>
                <w:noProof/>
                <w:webHidden/>
              </w:rPr>
            </w:r>
            <w:r>
              <w:rPr>
                <w:noProof/>
                <w:webHidden/>
              </w:rPr>
              <w:fldChar w:fldCharType="separate"/>
            </w:r>
            <w:r w:rsidR="003C04B6">
              <w:rPr>
                <w:noProof/>
                <w:webHidden/>
              </w:rPr>
              <w:t>4</w:t>
            </w:r>
            <w:r>
              <w:rPr>
                <w:noProof/>
                <w:webHidden/>
              </w:rPr>
              <w:fldChar w:fldCharType="end"/>
            </w:r>
          </w:hyperlink>
        </w:p>
        <w:p w:rsidR="003C04B6" w:rsidRDefault="002622C2">
          <w:pPr>
            <w:pStyle w:val="TOC1"/>
            <w:tabs>
              <w:tab w:val="right" w:leader="dot" w:pos="9350"/>
            </w:tabs>
            <w:rPr>
              <w:rFonts w:eastAsiaTheme="minorEastAsia"/>
              <w:noProof/>
            </w:rPr>
          </w:pPr>
          <w:hyperlink w:anchor="_Toc87446220" w:history="1">
            <w:r w:rsidR="003C04B6" w:rsidRPr="00643C7E">
              <w:rPr>
                <w:rStyle w:val="Hyperlink"/>
                <w:noProof/>
              </w:rPr>
              <w:t>Design decisions</w:t>
            </w:r>
            <w:r w:rsidR="003C04B6">
              <w:rPr>
                <w:noProof/>
                <w:webHidden/>
              </w:rPr>
              <w:tab/>
            </w:r>
            <w:r>
              <w:rPr>
                <w:noProof/>
                <w:webHidden/>
              </w:rPr>
              <w:fldChar w:fldCharType="begin"/>
            </w:r>
            <w:r w:rsidR="003C04B6">
              <w:rPr>
                <w:noProof/>
                <w:webHidden/>
              </w:rPr>
              <w:instrText xml:space="preserve"> PAGEREF _Toc87446220 \h </w:instrText>
            </w:r>
            <w:r>
              <w:rPr>
                <w:noProof/>
                <w:webHidden/>
              </w:rPr>
            </w:r>
            <w:r>
              <w:rPr>
                <w:noProof/>
                <w:webHidden/>
              </w:rPr>
              <w:fldChar w:fldCharType="separate"/>
            </w:r>
            <w:r w:rsidR="003C04B6">
              <w:rPr>
                <w:noProof/>
                <w:webHidden/>
              </w:rPr>
              <w:t>5</w:t>
            </w:r>
            <w:r>
              <w:rPr>
                <w:noProof/>
                <w:webHidden/>
              </w:rPr>
              <w:fldChar w:fldCharType="end"/>
            </w:r>
          </w:hyperlink>
        </w:p>
        <w:p w:rsidR="003C04B6" w:rsidRDefault="002622C2">
          <w:pPr>
            <w:pStyle w:val="TOC1"/>
            <w:tabs>
              <w:tab w:val="right" w:leader="dot" w:pos="9350"/>
            </w:tabs>
            <w:rPr>
              <w:rFonts w:eastAsiaTheme="minorEastAsia"/>
              <w:noProof/>
            </w:rPr>
          </w:pPr>
          <w:hyperlink w:anchor="_Toc87446221" w:history="1">
            <w:r w:rsidR="003C04B6" w:rsidRPr="00643C7E">
              <w:rPr>
                <w:rStyle w:val="Hyperlink"/>
                <w:noProof/>
              </w:rPr>
              <w:t>Operations documentation</w:t>
            </w:r>
            <w:r w:rsidR="003C04B6">
              <w:rPr>
                <w:noProof/>
                <w:webHidden/>
              </w:rPr>
              <w:tab/>
            </w:r>
            <w:r>
              <w:rPr>
                <w:noProof/>
                <w:webHidden/>
              </w:rPr>
              <w:fldChar w:fldCharType="begin"/>
            </w:r>
            <w:r w:rsidR="003C04B6">
              <w:rPr>
                <w:noProof/>
                <w:webHidden/>
              </w:rPr>
              <w:instrText xml:space="preserve"> PAGEREF _Toc87446221 \h </w:instrText>
            </w:r>
            <w:r>
              <w:rPr>
                <w:noProof/>
                <w:webHidden/>
              </w:rPr>
            </w:r>
            <w:r>
              <w:rPr>
                <w:noProof/>
                <w:webHidden/>
              </w:rPr>
              <w:fldChar w:fldCharType="separate"/>
            </w:r>
            <w:r w:rsidR="003C04B6">
              <w:rPr>
                <w:noProof/>
                <w:webHidden/>
              </w:rPr>
              <w:t>6</w:t>
            </w:r>
            <w:r>
              <w:rPr>
                <w:noProof/>
                <w:webHidden/>
              </w:rPr>
              <w:fldChar w:fldCharType="end"/>
            </w:r>
          </w:hyperlink>
        </w:p>
        <w:p w:rsidR="003C04B6" w:rsidRDefault="002622C2">
          <w:pPr>
            <w:pStyle w:val="TOC1"/>
            <w:tabs>
              <w:tab w:val="right" w:leader="dot" w:pos="9350"/>
            </w:tabs>
            <w:rPr>
              <w:rFonts w:eastAsiaTheme="minorEastAsia"/>
              <w:noProof/>
            </w:rPr>
          </w:pPr>
          <w:hyperlink w:anchor="_Toc87446222" w:history="1">
            <w:r w:rsidR="003C04B6" w:rsidRPr="00643C7E">
              <w:rPr>
                <w:rStyle w:val="Hyperlink"/>
                <w:iCs/>
                <w:noProof/>
              </w:rPr>
              <w:t>Requirements documents</w:t>
            </w:r>
            <w:r w:rsidR="003C04B6">
              <w:rPr>
                <w:noProof/>
                <w:webHidden/>
              </w:rPr>
              <w:tab/>
            </w:r>
            <w:r>
              <w:rPr>
                <w:noProof/>
                <w:webHidden/>
              </w:rPr>
              <w:fldChar w:fldCharType="begin"/>
            </w:r>
            <w:r w:rsidR="003C04B6">
              <w:rPr>
                <w:noProof/>
                <w:webHidden/>
              </w:rPr>
              <w:instrText xml:space="preserve"> PAGEREF _Toc87446222 \h </w:instrText>
            </w:r>
            <w:r>
              <w:rPr>
                <w:noProof/>
                <w:webHidden/>
              </w:rPr>
            </w:r>
            <w:r>
              <w:rPr>
                <w:noProof/>
                <w:webHidden/>
              </w:rPr>
              <w:fldChar w:fldCharType="separate"/>
            </w:r>
            <w:r w:rsidR="003C04B6">
              <w:rPr>
                <w:noProof/>
                <w:webHidden/>
              </w:rPr>
              <w:t>7</w:t>
            </w:r>
            <w:r>
              <w:rPr>
                <w:noProof/>
                <w:webHidden/>
              </w:rPr>
              <w:fldChar w:fldCharType="end"/>
            </w:r>
          </w:hyperlink>
        </w:p>
        <w:p w:rsidR="003C04B6" w:rsidRDefault="002622C2">
          <w:pPr>
            <w:pStyle w:val="TOC1"/>
            <w:tabs>
              <w:tab w:val="right" w:leader="dot" w:pos="9350"/>
            </w:tabs>
            <w:rPr>
              <w:rFonts w:eastAsiaTheme="minorEastAsia"/>
              <w:noProof/>
            </w:rPr>
          </w:pPr>
          <w:hyperlink w:anchor="_Toc87446223" w:history="1">
            <w:r w:rsidR="003C04B6" w:rsidRPr="00643C7E">
              <w:rPr>
                <w:rStyle w:val="Hyperlink"/>
                <w:noProof/>
              </w:rPr>
              <w:t>Support documentation</w:t>
            </w:r>
            <w:r w:rsidR="003C04B6">
              <w:rPr>
                <w:noProof/>
                <w:webHidden/>
              </w:rPr>
              <w:tab/>
            </w:r>
            <w:r>
              <w:rPr>
                <w:noProof/>
                <w:webHidden/>
              </w:rPr>
              <w:fldChar w:fldCharType="begin"/>
            </w:r>
            <w:r w:rsidR="003C04B6">
              <w:rPr>
                <w:noProof/>
                <w:webHidden/>
              </w:rPr>
              <w:instrText xml:space="preserve"> PAGEREF _Toc87446223 \h </w:instrText>
            </w:r>
            <w:r>
              <w:rPr>
                <w:noProof/>
                <w:webHidden/>
              </w:rPr>
            </w:r>
            <w:r>
              <w:rPr>
                <w:noProof/>
                <w:webHidden/>
              </w:rPr>
              <w:fldChar w:fldCharType="separate"/>
            </w:r>
            <w:r w:rsidR="003C04B6">
              <w:rPr>
                <w:noProof/>
                <w:webHidden/>
              </w:rPr>
              <w:t>8</w:t>
            </w:r>
            <w:r>
              <w:rPr>
                <w:noProof/>
                <w:webHidden/>
              </w:rPr>
              <w:fldChar w:fldCharType="end"/>
            </w:r>
          </w:hyperlink>
        </w:p>
        <w:p w:rsidR="003C04B6" w:rsidRDefault="002622C2">
          <w:pPr>
            <w:pStyle w:val="TOC1"/>
            <w:tabs>
              <w:tab w:val="right" w:leader="dot" w:pos="9350"/>
            </w:tabs>
            <w:rPr>
              <w:rFonts w:eastAsiaTheme="minorEastAsia"/>
              <w:noProof/>
            </w:rPr>
          </w:pPr>
          <w:hyperlink w:anchor="_Toc87446224" w:history="1">
            <w:r w:rsidR="003C04B6" w:rsidRPr="00643C7E">
              <w:rPr>
                <w:rStyle w:val="Hyperlink"/>
                <w:noProof/>
              </w:rPr>
              <w:t>System documentation</w:t>
            </w:r>
            <w:r w:rsidR="003C04B6">
              <w:rPr>
                <w:noProof/>
                <w:webHidden/>
              </w:rPr>
              <w:tab/>
            </w:r>
            <w:r>
              <w:rPr>
                <w:noProof/>
                <w:webHidden/>
              </w:rPr>
              <w:fldChar w:fldCharType="begin"/>
            </w:r>
            <w:r w:rsidR="003C04B6">
              <w:rPr>
                <w:noProof/>
                <w:webHidden/>
              </w:rPr>
              <w:instrText xml:space="preserve"> PAGEREF _Toc87446224 \h </w:instrText>
            </w:r>
            <w:r>
              <w:rPr>
                <w:noProof/>
                <w:webHidden/>
              </w:rPr>
            </w:r>
            <w:r>
              <w:rPr>
                <w:noProof/>
                <w:webHidden/>
              </w:rPr>
              <w:fldChar w:fldCharType="separate"/>
            </w:r>
            <w:r w:rsidR="003C04B6">
              <w:rPr>
                <w:noProof/>
                <w:webHidden/>
              </w:rPr>
              <w:t>9</w:t>
            </w:r>
            <w:r>
              <w:rPr>
                <w:noProof/>
                <w:webHidden/>
              </w:rPr>
              <w:fldChar w:fldCharType="end"/>
            </w:r>
          </w:hyperlink>
        </w:p>
        <w:p w:rsidR="003C04B6" w:rsidRDefault="002622C2">
          <w:pPr>
            <w:pStyle w:val="TOC1"/>
            <w:tabs>
              <w:tab w:val="right" w:leader="dot" w:pos="9350"/>
            </w:tabs>
            <w:rPr>
              <w:rFonts w:eastAsiaTheme="minorEastAsia"/>
              <w:noProof/>
            </w:rPr>
          </w:pPr>
          <w:hyperlink w:anchor="_Toc87446225" w:history="1">
            <w:r w:rsidR="003C04B6" w:rsidRPr="00643C7E">
              <w:rPr>
                <w:rStyle w:val="Hyperlink"/>
                <w:noProof/>
              </w:rPr>
              <w:t>User documentation</w:t>
            </w:r>
            <w:r w:rsidR="003C04B6">
              <w:rPr>
                <w:noProof/>
                <w:webHidden/>
              </w:rPr>
              <w:tab/>
            </w:r>
            <w:r>
              <w:rPr>
                <w:noProof/>
                <w:webHidden/>
              </w:rPr>
              <w:fldChar w:fldCharType="begin"/>
            </w:r>
            <w:r w:rsidR="003C04B6">
              <w:rPr>
                <w:noProof/>
                <w:webHidden/>
              </w:rPr>
              <w:instrText xml:space="preserve"> PAGEREF _Toc87446225 \h </w:instrText>
            </w:r>
            <w:r>
              <w:rPr>
                <w:noProof/>
                <w:webHidden/>
              </w:rPr>
            </w:r>
            <w:r>
              <w:rPr>
                <w:noProof/>
                <w:webHidden/>
              </w:rPr>
              <w:fldChar w:fldCharType="separate"/>
            </w:r>
            <w:r w:rsidR="003C04B6">
              <w:rPr>
                <w:noProof/>
                <w:webHidden/>
              </w:rPr>
              <w:t>10</w:t>
            </w:r>
            <w:r>
              <w:rPr>
                <w:noProof/>
                <w:webHidden/>
              </w:rPr>
              <w:fldChar w:fldCharType="end"/>
            </w:r>
          </w:hyperlink>
        </w:p>
        <w:p w:rsidR="002B2C21" w:rsidRDefault="002622C2">
          <w:r>
            <w:fldChar w:fldCharType="end"/>
          </w:r>
        </w:p>
      </w:sdtContent>
    </w:sdt>
    <w:p w:rsidR="003A0615" w:rsidRDefault="003A0615" w:rsidP="00E05B78">
      <w:pPr>
        <w:rPr>
          <w:rStyle w:val="Emphasis"/>
          <w:rFonts w:ascii="Helvetica" w:eastAsiaTheme="majorEastAsia" w:hAnsi="Helvetica" w:cs="Helvetica"/>
          <w:b/>
          <w:bCs/>
          <w:i w:val="0"/>
          <w:iCs w:val="0"/>
          <w:color w:val="596169"/>
          <w:spacing w:val="5"/>
          <w:kern w:val="28"/>
          <w:sz w:val="16"/>
          <w:szCs w:val="16"/>
        </w:rPr>
      </w:pPr>
    </w:p>
    <w:p w:rsidR="003A0615" w:rsidRDefault="003A0615">
      <w:pPr>
        <w:rPr>
          <w:rStyle w:val="Emphasis"/>
          <w:rFonts w:ascii="Helvetica" w:eastAsiaTheme="majorEastAsia" w:hAnsi="Helvetica" w:cs="Helvetica"/>
          <w:b/>
          <w:bCs/>
          <w:i w:val="0"/>
          <w:iCs w:val="0"/>
          <w:color w:val="596169"/>
          <w:spacing w:val="5"/>
          <w:kern w:val="28"/>
          <w:sz w:val="16"/>
          <w:szCs w:val="16"/>
        </w:rPr>
      </w:pPr>
      <w:r>
        <w:rPr>
          <w:rStyle w:val="Emphasis"/>
          <w:rFonts w:ascii="Helvetica" w:eastAsiaTheme="majorEastAsia" w:hAnsi="Helvetica" w:cs="Helvetica"/>
          <w:b/>
          <w:bCs/>
          <w:i w:val="0"/>
          <w:iCs w:val="0"/>
          <w:color w:val="596169"/>
          <w:spacing w:val="5"/>
          <w:kern w:val="28"/>
          <w:sz w:val="16"/>
          <w:szCs w:val="16"/>
        </w:rPr>
        <w:br w:type="page"/>
      </w:r>
    </w:p>
    <w:p w:rsidR="00CA3190" w:rsidRPr="00E05B78" w:rsidRDefault="00C22446" w:rsidP="002A301A">
      <w:pPr>
        <w:pStyle w:val="Heading1"/>
      </w:pPr>
      <w:bookmarkStart w:id="0" w:name="_Toc87446218"/>
      <w:r w:rsidRPr="002A301A">
        <w:rPr>
          <w:rStyle w:val="Emphasis"/>
          <w:i w:val="0"/>
          <w:iCs w:val="0"/>
          <w:szCs w:val="16"/>
        </w:rPr>
        <w:lastRenderedPageBreak/>
        <w:t>Product</w:t>
      </w:r>
      <w:r w:rsidRPr="00E05B78">
        <w:rPr>
          <w:rStyle w:val="Emphasis"/>
          <w:i w:val="0"/>
          <w:iCs w:val="0"/>
          <w:szCs w:val="16"/>
        </w:rPr>
        <w:t xml:space="preserve"> vision</w:t>
      </w:r>
      <w:bookmarkEnd w:id="0"/>
    </w:p>
    <w:p w:rsidR="00CA3190" w:rsidRPr="002040B7" w:rsidRDefault="00CA3190" w:rsidP="00CA3190">
      <w:pPr>
        <w:pStyle w:val="NormalWeb"/>
        <w:shd w:val="clear" w:color="auto" w:fill="FFFFFF"/>
        <w:spacing w:before="40" w:beforeAutospacing="0" w:after="0" w:afterAutospacing="0"/>
        <w:rPr>
          <w:rFonts w:ascii="Helvetica" w:hAnsi="Helvetica" w:cs="Helvetica"/>
          <w:color w:val="596169"/>
          <w:sz w:val="20"/>
          <w:szCs w:val="16"/>
        </w:rPr>
      </w:pPr>
    </w:p>
    <w:p w:rsidR="002040B7" w:rsidRDefault="007C7824" w:rsidP="00CA3190">
      <w:pPr>
        <w:pStyle w:val="NormalWeb"/>
        <w:shd w:val="clear" w:color="auto" w:fill="FFFFFF"/>
        <w:spacing w:before="40" w:beforeAutospacing="0" w:after="0" w:afterAutospacing="0"/>
        <w:rPr>
          <w:rFonts w:ascii="Helvetica" w:hAnsi="Helvetica" w:cs="Helvetica"/>
          <w:color w:val="596169"/>
          <w:sz w:val="20"/>
          <w:szCs w:val="16"/>
        </w:rPr>
      </w:pPr>
      <w:r w:rsidRPr="007C7824">
        <w:rPr>
          <w:rFonts w:ascii="Helvetica" w:hAnsi="Helvetica" w:cs="Helvetica"/>
          <w:color w:val="596169"/>
          <w:sz w:val="20"/>
          <w:szCs w:val="16"/>
        </w:rPr>
        <w:t xml:space="preserve">Essence of a product </w:t>
      </w:r>
      <w:r w:rsidR="002040B7">
        <w:rPr>
          <w:rFonts w:ascii="Helvetica" w:hAnsi="Helvetica" w:cs="Helvetica"/>
          <w:color w:val="596169"/>
          <w:sz w:val="20"/>
          <w:szCs w:val="16"/>
        </w:rPr>
        <w:t>: Tournament tracker is an application that setups the schedule for team to play each other in a single-elimination style matchup</w:t>
      </w:r>
      <w:r w:rsidR="00FC134A">
        <w:rPr>
          <w:rFonts w:ascii="Helvetica" w:hAnsi="Helvetica" w:cs="Helvetica"/>
          <w:color w:val="596169"/>
          <w:sz w:val="20"/>
          <w:szCs w:val="16"/>
        </w:rPr>
        <w:t>.</w:t>
      </w:r>
    </w:p>
    <w:p w:rsidR="00FC134A" w:rsidRDefault="00FC134A" w:rsidP="00CA3190">
      <w:pPr>
        <w:pStyle w:val="NormalWeb"/>
        <w:shd w:val="clear" w:color="auto" w:fill="FFFFFF"/>
        <w:spacing w:before="40" w:beforeAutospacing="0" w:after="0" w:afterAutospacing="0"/>
        <w:rPr>
          <w:rFonts w:ascii="Helvetica" w:hAnsi="Helvetica" w:cs="Helvetica"/>
          <w:color w:val="596169"/>
          <w:sz w:val="20"/>
          <w:szCs w:val="16"/>
        </w:rPr>
      </w:pPr>
    </w:p>
    <w:p w:rsidR="00FC134A" w:rsidRDefault="00FC134A" w:rsidP="00CA3190">
      <w:pPr>
        <w:pStyle w:val="NormalWeb"/>
        <w:shd w:val="clear" w:color="auto" w:fill="FFFFFF"/>
        <w:spacing w:before="40" w:beforeAutospacing="0" w:after="0" w:afterAutospacing="0"/>
        <w:rPr>
          <w:rFonts w:ascii="Helvetica" w:hAnsi="Helvetica" w:cs="Helvetica"/>
          <w:color w:val="596169"/>
          <w:sz w:val="20"/>
          <w:szCs w:val="16"/>
        </w:rPr>
      </w:pPr>
      <w:r>
        <w:rPr>
          <w:rFonts w:ascii="Helvetica" w:hAnsi="Helvetica" w:cs="Helvetica"/>
          <w:color w:val="596169"/>
          <w:sz w:val="20"/>
          <w:szCs w:val="16"/>
        </w:rPr>
        <w:t>Useful for:</w:t>
      </w:r>
    </w:p>
    <w:p w:rsidR="007C7824" w:rsidRDefault="00FC134A" w:rsidP="007C7824">
      <w:pPr>
        <w:pStyle w:val="NormalWeb"/>
        <w:numPr>
          <w:ilvl w:val="0"/>
          <w:numId w:val="2"/>
        </w:numPr>
        <w:shd w:val="clear" w:color="auto" w:fill="FFFFFF"/>
        <w:spacing w:before="40" w:beforeAutospacing="0" w:after="0" w:afterAutospacing="0"/>
        <w:rPr>
          <w:rFonts w:ascii="Helvetica" w:hAnsi="Helvetica" w:cs="Helvetica"/>
          <w:color w:val="596169"/>
          <w:sz w:val="20"/>
          <w:szCs w:val="16"/>
        </w:rPr>
      </w:pPr>
      <w:r>
        <w:rPr>
          <w:rFonts w:ascii="Helvetica" w:hAnsi="Helvetica" w:cs="Helvetica"/>
          <w:color w:val="596169"/>
          <w:sz w:val="20"/>
          <w:szCs w:val="16"/>
        </w:rPr>
        <w:t>Office ping pong tournament</w:t>
      </w:r>
    </w:p>
    <w:p w:rsidR="007C7824" w:rsidRDefault="00FC134A" w:rsidP="007C7824">
      <w:pPr>
        <w:pStyle w:val="NormalWeb"/>
        <w:numPr>
          <w:ilvl w:val="0"/>
          <w:numId w:val="2"/>
        </w:numPr>
        <w:shd w:val="clear" w:color="auto" w:fill="FFFFFF"/>
        <w:spacing w:before="40" w:beforeAutospacing="0" w:after="0" w:afterAutospacing="0"/>
        <w:rPr>
          <w:rFonts w:ascii="Helvetica" w:hAnsi="Helvetica" w:cs="Helvetica"/>
          <w:color w:val="596169"/>
          <w:sz w:val="20"/>
          <w:szCs w:val="16"/>
        </w:rPr>
      </w:pPr>
      <w:r>
        <w:rPr>
          <w:rFonts w:ascii="Helvetica" w:hAnsi="Helvetica" w:cs="Helvetica"/>
          <w:color w:val="596169"/>
          <w:sz w:val="20"/>
          <w:szCs w:val="16"/>
        </w:rPr>
        <w:t>Rec league playoffs</w:t>
      </w:r>
    </w:p>
    <w:p w:rsidR="007C7824" w:rsidRDefault="00FC134A" w:rsidP="007C7824">
      <w:pPr>
        <w:pStyle w:val="NormalWeb"/>
        <w:numPr>
          <w:ilvl w:val="0"/>
          <w:numId w:val="2"/>
        </w:numPr>
        <w:shd w:val="clear" w:color="auto" w:fill="FFFFFF"/>
        <w:spacing w:before="40" w:beforeAutospacing="0" w:after="0" w:afterAutospacing="0"/>
        <w:rPr>
          <w:rFonts w:ascii="Helvetica" w:hAnsi="Helvetica" w:cs="Helvetica"/>
          <w:color w:val="596169"/>
          <w:sz w:val="20"/>
          <w:szCs w:val="16"/>
        </w:rPr>
      </w:pPr>
      <w:r>
        <w:rPr>
          <w:rFonts w:ascii="Helvetica" w:hAnsi="Helvetica" w:cs="Helvetica"/>
          <w:color w:val="596169"/>
          <w:sz w:val="20"/>
          <w:szCs w:val="16"/>
        </w:rPr>
        <w:t>3v3 basketball league etc.</w:t>
      </w:r>
    </w:p>
    <w:p w:rsidR="00FC134A" w:rsidRDefault="00FC134A" w:rsidP="00CA3190">
      <w:pPr>
        <w:pStyle w:val="NormalWeb"/>
        <w:shd w:val="clear" w:color="auto" w:fill="FFFFFF"/>
        <w:spacing w:before="40" w:beforeAutospacing="0" w:after="0" w:afterAutospacing="0"/>
        <w:rPr>
          <w:rFonts w:ascii="Helvetica" w:hAnsi="Helvetica" w:cs="Helvetica"/>
          <w:color w:val="596169"/>
          <w:sz w:val="20"/>
          <w:szCs w:val="16"/>
        </w:rPr>
      </w:pPr>
    </w:p>
    <w:p w:rsidR="00CB2B26" w:rsidRDefault="002040B7" w:rsidP="00CA3190">
      <w:pPr>
        <w:pStyle w:val="NormalWeb"/>
        <w:shd w:val="clear" w:color="auto" w:fill="FFFFFF"/>
        <w:spacing w:before="40" w:beforeAutospacing="0" w:after="0" w:afterAutospacing="0"/>
        <w:rPr>
          <w:rFonts w:ascii="Helvetica" w:hAnsi="Helvetica" w:cs="Helvetica"/>
          <w:color w:val="596169"/>
          <w:sz w:val="20"/>
          <w:szCs w:val="16"/>
        </w:rPr>
      </w:pPr>
      <w:r>
        <w:rPr>
          <w:rFonts w:ascii="Helvetica" w:hAnsi="Helvetica" w:cs="Helvetica"/>
          <w:color w:val="596169"/>
          <w:sz w:val="20"/>
          <w:szCs w:val="16"/>
        </w:rPr>
        <w:t xml:space="preserve"> </w:t>
      </w:r>
      <w:r w:rsidR="00F70847">
        <w:rPr>
          <w:rFonts w:ascii="Helvetica" w:hAnsi="Helvetica" w:cs="Helvetica"/>
          <w:color w:val="596169"/>
          <w:sz w:val="20"/>
          <w:szCs w:val="16"/>
        </w:rPr>
        <w:t>This document is specific for NCAA basket ball tournament</w:t>
      </w:r>
      <w:r w:rsidR="00CB2B26">
        <w:rPr>
          <w:rFonts w:ascii="Helvetica" w:hAnsi="Helvetica" w:cs="Helvetica"/>
          <w:color w:val="596169"/>
          <w:sz w:val="20"/>
          <w:szCs w:val="16"/>
        </w:rPr>
        <w:t>.</w:t>
      </w:r>
    </w:p>
    <w:p w:rsidR="00D86862" w:rsidRPr="002040B7" w:rsidRDefault="00D86862" w:rsidP="00CA3190">
      <w:pPr>
        <w:pStyle w:val="NormalWeb"/>
        <w:shd w:val="clear" w:color="auto" w:fill="FFFFFF"/>
        <w:spacing w:before="40" w:beforeAutospacing="0" w:after="0" w:afterAutospacing="0"/>
        <w:rPr>
          <w:rFonts w:ascii="Helvetica" w:hAnsi="Helvetica" w:cs="Helvetica"/>
          <w:color w:val="596169"/>
          <w:sz w:val="20"/>
          <w:szCs w:val="16"/>
        </w:rPr>
      </w:pPr>
    </w:p>
    <w:p w:rsidR="00D86862" w:rsidRPr="002040B7" w:rsidRDefault="007C7824" w:rsidP="00CA3190">
      <w:pPr>
        <w:pStyle w:val="NormalWeb"/>
        <w:shd w:val="clear" w:color="auto" w:fill="FFFFFF"/>
        <w:spacing w:before="40" w:beforeAutospacing="0" w:after="0" w:afterAutospacing="0"/>
        <w:rPr>
          <w:rFonts w:ascii="Helvetica" w:hAnsi="Helvetica" w:cs="Helvetica"/>
          <w:color w:val="596169"/>
          <w:sz w:val="20"/>
          <w:szCs w:val="16"/>
        </w:rPr>
      </w:pPr>
      <w:r w:rsidRPr="007C7824">
        <w:rPr>
          <w:rFonts w:ascii="Helvetica" w:hAnsi="Helvetica" w:cs="Helvetica"/>
          <w:color w:val="596169"/>
          <w:sz w:val="20"/>
          <w:szCs w:val="16"/>
        </w:rPr>
        <w:t>Summary of the current cost estimates</w:t>
      </w:r>
    </w:p>
    <w:p w:rsidR="00D86862" w:rsidRPr="002040B7" w:rsidRDefault="007C7824" w:rsidP="00CA3190">
      <w:pPr>
        <w:pStyle w:val="NormalWeb"/>
        <w:shd w:val="clear" w:color="auto" w:fill="FFFFFF"/>
        <w:spacing w:before="40" w:beforeAutospacing="0" w:after="0" w:afterAutospacing="0"/>
        <w:rPr>
          <w:rFonts w:ascii="Helvetica" w:hAnsi="Helvetica" w:cs="Helvetica"/>
          <w:color w:val="596169"/>
          <w:sz w:val="20"/>
          <w:szCs w:val="16"/>
        </w:rPr>
      </w:pPr>
      <w:r w:rsidRPr="007C7824">
        <w:rPr>
          <w:rFonts w:ascii="Helvetica" w:hAnsi="Helvetica" w:cs="Helvetica"/>
          <w:color w:val="596169"/>
          <w:sz w:val="20"/>
          <w:szCs w:val="16"/>
        </w:rPr>
        <w:t>Predicted benefits</w:t>
      </w:r>
    </w:p>
    <w:p w:rsidR="00D86862" w:rsidRPr="002040B7" w:rsidRDefault="007C7824" w:rsidP="00CA3190">
      <w:pPr>
        <w:pStyle w:val="NormalWeb"/>
        <w:shd w:val="clear" w:color="auto" w:fill="FFFFFF"/>
        <w:spacing w:before="40" w:beforeAutospacing="0" w:after="0" w:afterAutospacing="0"/>
        <w:rPr>
          <w:rFonts w:ascii="Helvetica" w:hAnsi="Helvetica" w:cs="Helvetica"/>
          <w:color w:val="596169"/>
          <w:sz w:val="20"/>
          <w:szCs w:val="16"/>
        </w:rPr>
      </w:pPr>
      <w:r w:rsidRPr="007C7824">
        <w:rPr>
          <w:rFonts w:ascii="Helvetica" w:hAnsi="Helvetica" w:cs="Helvetica"/>
          <w:color w:val="596169"/>
          <w:sz w:val="20"/>
          <w:szCs w:val="16"/>
        </w:rPr>
        <w:t>Risks</w:t>
      </w:r>
    </w:p>
    <w:p w:rsidR="00D86862" w:rsidRPr="002040B7" w:rsidRDefault="007C7824" w:rsidP="00CA3190">
      <w:pPr>
        <w:pStyle w:val="NormalWeb"/>
        <w:shd w:val="clear" w:color="auto" w:fill="FFFFFF"/>
        <w:spacing w:before="40" w:beforeAutospacing="0" w:after="0" w:afterAutospacing="0"/>
        <w:rPr>
          <w:rFonts w:ascii="Helvetica" w:hAnsi="Helvetica" w:cs="Helvetica"/>
          <w:color w:val="596169"/>
          <w:sz w:val="20"/>
          <w:szCs w:val="16"/>
        </w:rPr>
      </w:pPr>
      <w:r w:rsidRPr="007C7824">
        <w:rPr>
          <w:rFonts w:ascii="Helvetica" w:hAnsi="Helvetica" w:cs="Helvetica"/>
          <w:color w:val="596169"/>
          <w:sz w:val="20"/>
          <w:szCs w:val="16"/>
        </w:rPr>
        <w:t>Staffing estimates</w:t>
      </w:r>
    </w:p>
    <w:p w:rsidR="00CA3190" w:rsidRPr="002040B7" w:rsidRDefault="007C7824" w:rsidP="00CA3190">
      <w:pPr>
        <w:pStyle w:val="NormalWeb"/>
        <w:shd w:val="clear" w:color="auto" w:fill="FFFFFF"/>
        <w:spacing w:before="40" w:beforeAutospacing="0" w:after="0" w:afterAutospacing="0"/>
        <w:rPr>
          <w:rFonts w:ascii="Helvetica" w:hAnsi="Helvetica" w:cs="Helvetica"/>
          <w:color w:val="596169"/>
          <w:sz w:val="20"/>
          <w:szCs w:val="16"/>
        </w:rPr>
      </w:pPr>
      <w:r w:rsidRPr="007C7824">
        <w:rPr>
          <w:rFonts w:ascii="Helvetica" w:hAnsi="Helvetica" w:cs="Helvetica"/>
          <w:color w:val="596169"/>
          <w:sz w:val="20"/>
          <w:szCs w:val="16"/>
        </w:rPr>
        <w:t>Scheduled</w:t>
      </w:r>
    </w:p>
    <w:p w:rsidR="00CA3190" w:rsidRPr="002040B7" w:rsidRDefault="007C7824">
      <w:pPr>
        <w:rPr>
          <w:rFonts w:ascii="Helvetica" w:eastAsia="Times New Roman" w:hAnsi="Helvetica" w:cs="Helvetica"/>
          <w:color w:val="596169"/>
          <w:sz w:val="20"/>
          <w:szCs w:val="16"/>
        </w:rPr>
      </w:pPr>
      <w:r w:rsidRPr="007C7824">
        <w:rPr>
          <w:rFonts w:ascii="Helvetica" w:hAnsi="Helvetica" w:cs="Helvetica"/>
          <w:color w:val="596169"/>
          <w:sz w:val="20"/>
          <w:szCs w:val="16"/>
        </w:rPr>
        <w:br w:type="page"/>
      </w:r>
    </w:p>
    <w:p w:rsidR="00CA3190" w:rsidRPr="00E05B78" w:rsidRDefault="00C22446" w:rsidP="002A301A">
      <w:pPr>
        <w:pStyle w:val="Heading1"/>
      </w:pPr>
      <w:bookmarkStart w:id="1" w:name="_Toc87446219"/>
      <w:r w:rsidRPr="00E05B78">
        <w:rPr>
          <w:rStyle w:val="Emphasis"/>
          <w:i w:val="0"/>
          <w:iCs w:val="0"/>
          <w:szCs w:val="16"/>
        </w:rPr>
        <w:lastRenderedPageBreak/>
        <w:t>Project overview</w:t>
      </w:r>
      <w:bookmarkEnd w:id="1"/>
    </w:p>
    <w:p w:rsidR="00CA3190" w:rsidRDefault="00CA3190" w:rsidP="00CA3190">
      <w:pPr>
        <w:pStyle w:val="NormalWeb"/>
        <w:shd w:val="clear" w:color="auto" w:fill="FFFFFF"/>
        <w:spacing w:before="40" w:beforeAutospacing="0" w:after="0" w:afterAutospacing="0"/>
        <w:rPr>
          <w:rFonts w:ascii="Helvetica" w:hAnsi="Helvetica" w:cs="Helvetica"/>
          <w:color w:val="596169"/>
          <w:sz w:val="16"/>
          <w:szCs w:val="16"/>
        </w:rPr>
      </w:pPr>
    </w:p>
    <w:p w:rsidR="00CB2B26" w:rsidRDefault="00C22446" w:rsidP="00CA3190">
      <w:pPr>
        <w:pStyle w:val="NormalWeb"/>
        <w:shd w:val="clear" w:color="auto" w:fill="FFFFFF"/>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 This is a summary of critical information relevant to the project, </w:t>
      </w:r>
    </w:p>
    <w:p w:rsidR="00CB2B26" w:rsidRDefault="00C22446" w:rsidP="00CA3190">
      <w:pPr>
        <w:pStyle w:val="NormalWeb"/>
        <w:shd w:val="clear" w:color="auto" w:fill="FFFFFF"/>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primary user contacts, </w:t>
      </w:r>
    </w:p>
    <w:p w:rsidR="00CB2B26" w:rsidRDefault="00C22446" w:rsidP="00CA3190">
      <w:pPr>
        <w:pStyle w:val="NormalWeb"/>
        <w:shd w:val="clear" w:color="auto" w:fill="FFFFFF"/>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technologies</w:t>
      </w:r>
      <w:r w:rsidR="00CB2B26">
        <w:rPr>
          <w:rFonts w:ascii="Helvetica" w:hAnsi="Helvetica" w:cs="Helvetica"/>
          <w:color w:val="596169"/>
          <w:sz w:val="16"/>
          <w:szCs w:val="16"/>
        </w:rPr>
        <w:t xml:space="preserve"> -  </w:t>
      </w:r>
      <w:r w:rsidR="00E57729">
        <w:rPr>
          <w:rFonts w:ascii="Helvetica" w:hAnsi="Helvetica" w:cs="Helvetica"/>
          <w:color w:val="596169"/>
          <w:sz w:val="16"/>
          <w:szCs w:val="16"/>
        </w:rPr>
        <w:t>Windows form based application</w:t>
      </w:r>
    </w:p>
    <w:p w:rsidR="007D397E" w:rsidRDefault="007D397E" w:rsidP="00CA3190">
      <w:pPr>
        <w:pStyle w:val="NormalWeb"/>
        <w:shd w:val="clear" w:color="auto" w:fill="FFFFFF"/>
        <w:spacing w:before="40" w:beforeAutospacing="0" w:after="0" w:afterAutospacing="0"/>
        <w:rPr>
          <w:rFonts w:ascii="Helvetica" w:hAnsi="Helvetica" w:cs="Helvetica"/>
          <w:color w:val="596169"/>
          <w:sz w:val="16"/>
          <w:szCs w:val="16"/>
        </w:rPr>
      </w:pPr>
    </w:p>
    <w:p w:rsidR="00CB2B26" w:rsidRDefault="00C22446" w:rsidP="00CA3190">
      <w:pPr>
        <w:pStyle w:val="NormalWeb"/>
        <w:shd w:val="clear" w:color="auto" w:fill="FFFFFF"/>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tools used </w:t>
      </w:r>
      <w:r w:rsidR="00E57729">
        <w:rPr>
          <w:rFonts w:ascii="Helvetica" w:hAnsi="Helvetica" w:cs="Helvetica"/>
          <w:color w:val="596169"/>
          <w:sz w:val="16"/>
          <w:szCs w:val="16"/>
        </w:rPr>
        <w:t>: Visual studio 2019, sql server 2019</w:t>
      </w:r>
    </w:p>
    <w:p w:rsidR="00CA3190" w:rsidRDefault="00CA3190">
      <w:pPr>
        <w:rPr>
          <w:rFonts w:ascii="Helvetica" w:eastAsia="Times New Roman" w:hAnsi="Helvetica" w:cs="Helvetica"/>
          <w:color w:val="596169"/>
          <w:sz w:val="16"/>
          <w:szCs w:val="16"/>
        </w:rPr>
      </w:pPr>
      <w:r>
        <w:rPr>
          <w:rFonts w:ascii="Helvetica" w:hAnsi="Helvetica" w:cs="Helvetica"/>
          <w:color w:val="596169"/>
          <w:sz w:val="16"/>
          <w:szCs w:val="16"/>
        </w:rPr>
        <w:br w:type="page"/>
      </w:r>
    </w:p>
    <w:p w:rsidR="00CA3190" w:rsidRPr="002A301A" w:rsidRDefault="00C22446" w:rsidP="002A301A">
      <w:pPr>
        <w:pStyle w:val="Heading1"/>
        <w:rPr>
          <w:rStyle w:val="Emphasis"/>
          <w:szCs w:val="16"/>
        </w:rPr>
      </w:pPr>
      <w:bookmarkStart w:id="2" w:name="_Toc87446220"/>
      <w:r w:rsidRPr="002A301A">
        <w:rPr>
          <w:rStyle w:val="Emphasis"/>
          <w:i w:val="0"/>
          <w:iCs w:val="0"/>
          <w:szCs w:val="16"/>
        </w:rPr>
        <w:lastRenderedPageBreak/>
        <w:t>Design decisions</w:t>
      </w:r>
      <w:bookmarkEnd w:id="2"/>
    </w:p>
    <w:p w:rsidR="00CA3190" w:rsidRDefault="00CA3190"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5D2666" w:rsidRDefault="00C22446" w:rsidP="00CA3190">
      <w:pPr>
        <w:pStyle w:val="NormalWeb"/>
        <w:shd w:val="clear" w:color="auto" w:fill="FFFFFF"/>
        <w:spacing w:before="40" w:beforeAutospacing="0" w:after="0" w:afterAutospacing="0"/>
        <w:ind w:left="320"/>
        <w:rPr>
          <w:rFonts w:ascii="Helvetica" w:hAnsi="Helvetica" w:cs="Helvetica"/>
          <w:color w:val="596169"/>
          <w:sz w:val="16"/>
          <w:szCs w:val="16"/>
        </w:rPr>
      </w:pPr>
      <w:r>
        <w:rPr>
          <w:rFonts w:ascii="Helvetica" w:hAnsi="Helvetica" w:cs="Helvetica"/>
          <w:color w:val="596169"/>
          <w:sz w:val="16"/>
          <w:szCs w:val="16"/>
        </w:rPr>
        <w:t>This is an overview of critical decisions related to design and architecture that the team made throughout the project. Document your design decisions throughout other artifacts, such as system overviews and source code.</w:t>
      </w:r>
    </w:p>
    <w:p w:rsidR="00C05A90" w:rsidRDefault="00C05A90" w:rsidP="00CA3190">
      <w:pPr>
        <w:pStyle w:val="NormalWeb"/>
        <w:shd w:val="clear" w:color="auto" w:fill="FFFFFF"/>
        <w:spacing w:before="40" w:beforeAutospacing="0" w:after="0" w:afterAutospacing="0"/>
        <w:ind w:left="320"/>
        <w:rPr>
          <w:rFonts w:ascii="Helvetica" w:hAnsi="Helvetica" w:cs="Helvetica"/>
          <w:color w:val="596169"/>
          <w:sz w:val="16"/>
          <w:szCs w:val="16"/>
        </w:rPr>
      </w:pPr>
    </w:p>
    <w:tbl>
      <w:tblPr>
        <w:tblStyle w:val="TableGrid"/>
        <w:tblW w:w="0" w:type="auto"/>
        <w:tblInd w:w="320" w:type="dxa"/>
        <w:tblLook w:val="04A0"/>
      </w:tblPr>
      <w:tblGrid>
        <w:gridCol w:w="778"/>
        <w:gridCol w:w="3756"/>
        <w:gridCol w:w="3714"/>
        <w:gridCol w:w="1008"/>
      </w:tblGrid>
      <w:tr w:rsidR="00C05A90" w:rsidTr="009B3B0F">
        <w:tc>
          <w:tcPr>
            <w:tcW w:w="778" w:type="dxa"/>
          </w:tcPr>
          <w:p w:rsidR="007C7824" w:rsidRDefault="007C7824" w:rsidP="007C7824">
            <w:pPr>
              <w:pStyle w:val="NormalWeb"/>
              <w:spacing w:before="40" w:beforeAutospacing="0" w:after="0" w:afterAutospacing="0"/>
              <w:ind w:left="720"/>
              <w:rPr>
                <w:rFonts w:ascii="Helvetica" w:hAnsi="Helvetica" w:cs="Helvetica"/>
                <w:color w:val="596169"/>
                <w:sz w:val="16"/>
                <w:szCs w:val="16"/>
              </w:rPr>
            </w:pPr>
          </w:p>
        </w:tc>
        <w:tc>
          <w:tcPr>
            <w:tcW w:w="3756" w:type="dxa"/>
          </w:tcPr>
          <w:p w:rsidR="00C05A90" w:rsidRPr="00C05A90" w:rsidRDefault="007C7824" w:rsidP="00CA3190">
            <w:pPr>
              <w:pStyle w:val="NormalWeb"/>
              <w:spacing w:before="40" w:beforeAutospacing="0" w:after="0" w:afterAutospacing="0"/>
              <w:rPr>
                <w:rFonts w:ascii="Helvetica" w:hAnsi="Helvetica" w:cs="Helvetica"/>
                <w:b/>
                <w:color w:val="596169"/>
                <w:sz w:val="16"/>
                <w:szCs w:val="16"/>
              </w:rPr>
            </w:pPr>
            <w:r w:rsidRPr="007C7824">
              <w:rPr>
                <w:rFonts w:ascii="Helvetica" w:hAnsi="Helvetica" w:cs="Helvetica"/>
                <w:b/>
                <w:color w:val="596169"/>
                <w:sz w:val="16"/>
                <w:szCs w:val="16"/>
              </w:rPr>
              <w:t>Questions</w:t>
            </w:r>
          </w:p>
        </w:tc>
        <w:tc>
          <w:tcPr>
            <w:tcW w:w="3714" w:type="dxa"/>
          </w:tcPr>
          <w:p w:rsidR="00C05A90" w:rsidRPr="00C05A90" w:rsidRDefault="007C7824" w:rsidP="00CA3190">
            <w:pPr>
              <w:pStyle w:val="NormalWeb"/>
              <w:spacing w:before="40" w:beforeAutospacing="0" w:after="0" w:afterAutospacing="0"/>
              <w:rPr>
                <w:rFonts w:ascii="Helvetica" w:hAnsi="Helvetica" w:cs="Helvetica"/>
                <w:b/>
                <w:color w:val="596169"/>
                <w:sz w:val="16"/>
                <w:szCs w:val="16"/>
              </w:rPr>
            </w:pPr>
            <w:r w:rsidRPr="007C7824">
              <w:rPr>
                <w:rFonts w:ascii="Helvetica" w:hAnsi="Helvetica" w:cs="Helvetica"/>
                <w:b/>
                <w:color w:val="596169"/>
                <w:sz w:val="16"/>
                <w:szCs w:val="16"/>
              </w:rPr>
              <w:t>Answers</w:t>
            </w:r>
          </w:p>
        </w:tc>
        <w:tc>
          <w:tcPr>
            <w:tcW w:w="1008" w:type="dxa"/>
          </w:tcPr>
          <w:p w:rsidR="003B47EE" w:rsidRPr="003B47EE" w:rsidRDefault="007C7824" w:rsidP="00F1622B">
            <w:pPr>
              <w:pStyle w:val="NormalWeb"/>
              <w:spacing w:before="40" w:beforeAutospacing="0" w:after="0" w:afterAutospacing="0"/>
              <w:rPr>
                <w:rFonts w:ascii="Helvetica" w:hAnsi="Helvetica" w:cs="Helvetica"/>
                <w:b/>
                <w:color w:val="596169"/>
                <w:sz w:val="16"/>
                <w:szCs w:val="16"/>
              </w:rPr>
            </w:pPr>
            <w:r w:rsidRPr="007C7824">
              <w:rPr>
                <w:rFonts w:ascii="Helvetica" w:hAnsi="Helvetica" w:cs="Helvetica"/>
                <w:b/>
                <w:color w:val="596169"/>
                <w:sz w:val="16"/>
                <w:szCs w:val="16"/>
              </w:rPr>
              <w:t>Additional p</w:t>
            </w:r>
            <w:del w:id="3" w:author="Neelima Saraf" w:date="2022-01-05T14:35:00Z">
              <w:r w:rsidRPr="007C7824" w:rsidDel="00F1622B">
                <w:rPr>
                  <w:rFonts w:ascii="Helvetica" w:hAnsi="Helvetica" w:cs="Helvetica"/>
                  <w:b/>
                  <w:color w:val="596169"/>
                  <w:sz w:val="16"/>
                  <w:szCs w:val="16"/>
                </w:rPr>
                <w:delText>a</w:delText>
              </w:r>
            </w:del>
            <w:ins w:id="4" w:author="Neelima Saraf" w:date="2022-01-05T14:35:00Z">
              <w:r w:rsidR="00F1622B">
                <w:rPr>
                  <w:rFonts w:ascii="Helvetica" w:hAnsi="Helvetica" w:cs="Helvetica"/>
                  <w:b/>
                  <w:color w:val="596169"/>
                  <w:sz w:val="16"/>
                  <w:szCs w:val="16"/>
                </w:rPr>
                <w:t>o</w:t>
              </w:r>
            </w:ins>
            <w:r w:rsidRPr="007C7824">
              <w:rPr>
                <w:rFonts w:ascii="Helvetica" w:hAnsi="Helvetica" w:cs="Helvetica"/>
                <w:b/>
                <w:color w:val="596169"/>
                <w:sz w:val="16"/>
                <w:szCs w:val="16"/>
              </w:rPr>
              <w:t>ints</w:t>
            </w:r>
          </w:p>
        </w:tc>
      </w:tr>
      <w:tr w:rsidR="00C05A90" w:rsidTr="009B3B0F">
        <w:tc>
          <w:tcPr>
            <w:tcW w:w="778" w:type="dxa"/>
          </w:tcPr>
          <w:p w:rsidR="007C7824" w:rsidRDefault="007C7824" w:rsidP="007C7824">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D17C45" w:rsidRDefault="00377A94" w:rsidP="00D17C45">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How many teams will tournament handle</w:t>
            </w:r>
            <w:r w:rsidR="00D17C45">
              <w:rPr>
                <w:rFonts w:ascii="Helvetica" w:hAnsi="Helvetica" w:cs="Helvetica"/>
                <w:color w:val="596169"/>
                <w:sz w:val="16"/>
                <w:szCs w:val="16"/>
              </w:rPr>
              <w:t>, Is total team variable</w:t>
            </w:r>
          </w:p>
          <w:p w:rsidR="00377A94" w:rsidRDefault="00377A94" w:rsidP="00CA3190">
            <w:pPr>
              <w:pStyle w:val="NormalWeb"/>
              <w:spacing w:before="40" w:beforeAutospacing="0" w:after="0" w:afterAutospacing="0"/>
              <w:rPr>
                <w:rFonts w:ascii="Helvetica" w:hAnsi="Helvetica" w:cs="Helvetica"/>
                <w:color w:val="596169"/>
                <w:sz w:val="16"/>
                <w:szCs w:val="16"/>
              </w:rPr>
            </w:pPr>
          </w:p>
        </w:tc>
        <w:tc>
          <w:tcPr>
            <w:tcW w:w="3714" w:type="dxa"/>
          </w:tcPr>
          <w:p w:rsidR="00C05A90" w:rsidRDefault="00D17C45"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Yes</w:t>
            </w:r>
          </w:p>
        </w:tc>
        <w:tc>
          <w:tcPr>
            <w:tcW w:w="1008" w:type="dxa"/>
          </w:tcPr>
          <w:p w:rsidR="00C05A90" w:rsidRDefault="00C05A90" w:rsidP="00CA3190">
            <w:pPr>
              <w:pStyle w:val="NormalWeb"/>
              <w:spacing w:before="40" w:beforeAutospacing="0" w:after="0" w:afterAutospacing="0"/>
              <w:rPr>
                <w:rFonts w:ascii="Helvetica" w:hAnsi="Helvetica" w:cs="Helvetica"/>
                <w:color w:val="596169"/>
                <w:sz w:val="16"/>
                <w:szCs w:val="16"/>
              </w:rPr>
            </w:pPr>
          </w:p>
        </w:tc>
      </w:tr>
      <w:tr w:rsidR="00D259D5" w:rsidTr="009B3B0F">
        <w:tc>
          <w:tcPr>
            <w:tcW w:w="778" w:type="dxa"/>
          </w:tcPr>
          <w:p w:rsidR="00D259D5" w:rsidRDefault="00D259D5"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D259D5" w:rsidRDefault="00D259D5" w:rsidP="00D17C45">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Should tournament store information about the team members</w:t>
            </w:r>
          </w:p>
        </w:tc>
        <w:tc>
          <w:tcPr>
            <w:tcW w:w="3714" w:type="dxa"/>
          </w:tcPr>
          <w:p w:rsidR="00D259D5" w:rsidRDefault="00D259D5" w:rsidP="00CA3190">
            <w:pPr>
              <w:pStyle w:val="NormalWeb"/>
              <w:spacing w:before="40" w:beforeAutospacing="0" w:after="0" w:afterAutospacing="0"/>
              <w:rPr>
                <w:rFonts w:ascii="Helvetica" w:hAnsi="Helvetica" w:cs="Helvetica"/>
                <w:color w:val="596169"/>
                <w:sz w:val="16"/>
                <w:szCs w:val="16"/>
              </w:rPr>
            </w:pPr>
          </w:p>
        </w:tc>
        <w:tc>
          <w:tcPr>
            <w:tcW w:w="1008" w:type="dxa"/>
          </w:tcPr>
          <w:p w:rsidR="00D259D5" w:rsidRDefault="00D259D5" w:rsidP="00CA3190">
            <w:pPr>
              <w:pStyle w:val="NormalWeb"/>
              <w:spacing w:before="40" w:beforeAutospacing="0" w:after="0" w:afterAutospacing="0"/>
              <w:rPr>
                <w:rFonts w:ascii="Helvetica" w:hAnsi="Helvetica" w:cs="Helvetica"/>
                <w:color w:val="596169"/>
                <w:sz w:val="16"/>
                <w:szCs w:val="16"/>
              </w:rPr>
            </w:pPr>
          </w:p>
        </w:tc>
      </w:tr>
      <w:tr w:rsidR="00C05A90" w:rsidTr="009B3B0F">
        <w:tc>
          <w:tcPr>
            <w:tcW w:w="778" w:type="dxa"/>
          </w:tcPr>
          <w:p w:rsidR="007C7824" w:rsidRDefault="007C7824" w:rsidP="007C7824">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C05A90" w:rsidRDefault="00377A94"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If a tournament has less than the full competent of players, how to handle it</w:t>
            </w:r>
          </w:p>
        </w:tc>
        <w:tc>
          <w:tcPr>
            <w:tcW w:w="3714" w:type="dxa"/>
          </w:tcPr>
          <w:p w:rsidR="00C05A90" w:rsidRDefault="00F246A4"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At tournaments with less than perfect number (a multiple of 2) should add in ‘byes’. Basically, certain people selected at random get to skip the first round and act</w:t>
            </w:r>
            <w:r w:rsidR="003F74F0">
              <w:rPr>
                <w:rFonts w:ascii="Helvetica" w:hAnsi="Helvetica" w:cs="Helvetica"/>
                <w:color w:val="596169"/>
                <w:sz w:val="16"/>
                <w:szCs w:val="16"/>
              </w:rPr>
              <w:t xml:space="preserve"> </w:t>
            </w:r>
            <w:r>
              <w:rPr>
                <w:rFonts w:ascii="Helvetica" w:hAnsi="Helvetica" w:cs="Helvetica"/>
                <w:color w:val="596169"/>
                <w:sz w:val="16"/>
                <w:szCs w:val="16"/>
              </w:rPr>
              <w:t xml:space="preserve">as if they won </w:t>
            </w:r>
          </w:p>
        </w:tc>
        <w:tc>
          <w:tcPr>
            <w:tcW w:w="1008" w:type="dxa"/>
          </w:tcPr>
          <w:p w:rsidR="00C05A90" w:rsidRDefault="00C05A90" w:rsidP="00CA3190">
            <w:pPr>
              <w:pStyle w:val="NormalWeb"/>
              <w:spacing w:before="40" w:beforeAutospacing="0" w:after="0" w:afterAutospacing="0"/>
              <w:rPr>
                <w:rFonts w:ascii="Helvetica" w:hAnsi="Helvetica" w:cs="Helvetica"/>
                <w:color w:val="596169"/>
                <w:sz w:val="16"/>
                <w:szCs w:val="16"/>
              </w:rPr>
            </w:pPr>
          </w:p>
        </w:tc>
      </w:tr>
      <w:tr w:rsidR="00377A94" w:rsidTr="009B3B0F">
        <w:tc>
          <w:tcPr>
            <w:tcW w:w="778" w:type="dxa"/>
          </w:tcPr>
          <w:p w:rsidR="00377A94" w:rsidRDefault="00377A94"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3B47EE" w:rsidRDefault="00377A94">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Should opponents be chosen random  or any specific order</w:t>
            </w:r>
          </w:p>
        </w:tc>
        <w:tc>
          <w:tcPr>
            <w:tcW w:w="3714" w:type="dxa"/>
          </w:tcPr>
          <w:p w:rsidR="00377A94" w:rsidRDefault="003F74F0"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Random</w:t>
            </w:r>
          </w:p>
        </w:tc>
        <w:tc>
          <w:tcPr>
            <w:tcW w:w="1008" w:type="dxa"/>
          </w:tcPr>
          <w:p w:rsidR="00377A94" w:rsidRDefault="00377A94" w:rsidP="00CA3190">
            <w:pPr>
              <w:pStyle w:val="NormalWeb"/>
              <w:spacing w:before="40" w:beforeAutospacing="0" w:after="0" w:afterAutospacing="0"/>
              <w:rPr>
                <w:rFonts w:ascii="Helvetica" w:hAnsi="Helvetica" w:cs="Helvetica"/>
                <w:color w:val="596169"/>
                <w:sz w:val="16"/>
                <w:szCs w:val="16"/>
              </w:rPr>
            </w:pPr>
          </w:p>
        </w:tc>
      </w:tr>
      <w:tr w:rsidR="00377A94" w:rsidTr="009B3B0F">
        <w:tc>
          <w:tcPr>
            <w:tcW w:w="778" w:type="dxa"/>
          </w:tcPr>
          <w:p w:rsidR="00377A94" w:rsidRDefault="00377A94"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377A94" w:rsidRDefault="00B7186D"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Should we schedule a game or they play whenever</w:t>
            </w:r>
          </w:p>
        </w:tc>
        <w:tc>
          <w:tcPr>
            <w:tcW w:w="3714" w:type="dxa"/>
          </w:tcPr>
          <w:p w:rsidR="00377A94" w:rsidRDefault="003F74F0"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The game should be played in whatever order and whenever the players want to play them</w:t>
            </w:r>
          </w:p>
        </w:tc>
        <w:tc>
          <w:tcPr>
            <w:tcW w:w="1008" w:type="dxa"/>
          </w:tcPr>
          <w:p w:rsidR="00377A94" w:rsidRDefault="00377A94" w:rsidP="00CA3190">
            <w:pPr>
              <w:pStyle w:val="NormalWeb"/>
              <w:spacing w:before="40" w:beforeAutospacing="0" w:after="0" w:afterAutospacing="0"/>
              <w:rPr>
                <w:rFonts w:ascii="Helvetica" w:hAnsi="Helvetica" w:cs="Helvetica"/>
                <w:color w:val="596169"/>
                <w:sz w:val="16"/>
                <w:szCs w:val="16"/>
              </w:rPr>
            </w:pPr>
          </w:p>
        </w:tc>
      </w:tr>
      <w:tr w:rsidR="00377A94" w:rsidTr="009B3B0F">
        <w:tc>
          <w:tcPr>
            <w:tcW w:w="778" w:type="dxa"/>
          </w:tcPr>
          <w:p w:rsidR="00377A94" w:rsidRDefault="00377A94"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377A94" w:rsidRDefault="00B7186D"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If the games are scheduled. How does the system know when to schedule game for</w:t>
            </w:r>
          </w:p>
        </w:tc>
        <w:tc>
          <w:tcPr>
            <w:tcW w:w="3714" w:type="dxa"/>
          </w:tcPr>
          <w:p w:rsidR="00377A94" w:rsidRDefault="00770BCE"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Not scheduled. So does nto matter</w:t>
            </w:r>
          </w:p>
        </w:tc>
        <w:tc>
          <w:tcPr>
            <w:tcW w:w="1008" w:type="dxa"/>
          </w:tcPr>
          <w:p w:rsidR="00377A94" w:rsidRDefault="00377A94" w:rsidP="00CA3190">
            <w:pPr>
              <w:pStyle w:val="NormalWeb"/>
              <w:spacing w:before="40" w:beforeAutospacing="0" w:after="0" w:afterAutospacing="0"/>
              <w:rPr>
                <w:rFonts w:ascii="Helvetica" w:hAnsi="Helvetica" w:cs="Helvetica"/>
                <w:color w:val="596169"/>
                <w:sz w:val="16"/>
                <w:szCs w:val="16"/>
              </w:rPr>
            </w:pPr>
          </w:p>
        </w:tc>
      </w:tr>
      <w:tr w:rsidR="00377A94" w:rsidTr="009B3B0F">
        <w:tc>
          <w:tcPr>
            <w:tcW w:w="778" w:type="dxa"/>
          </w:tcPr>
          <w:p w:rsidR="00377A94" w:rsidRDefault="00377A94"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377A94" w:rsidRDefault="00B7186D"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If games are played whenever, can games from second round be played before first round is complete</w:t>
            </w:r>
          </w:p>
        </w:tc>
        <w:tc>
          <w:tcPr>
            <w:tcW w:w="3714" w:type="dxa"/>
          </w:tcPr>
          <w:p w:rsidR="00377A94" w:rsidRDefault="00770BCE"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Second round will be played only when first round is completed </w:t>
            </w:r>
          </w:p>
        </w:tc>
        <w:tc>
          <w:tcPr>
            <w:tcW w:w="1008" w:type="dxa"/>
          </w:tcPr>
          <w:p w:rsidR="00377A94" w:rsidRDefault="00377A94" w:rsidP="00CA3190">
            <w:pPr>
              <w:pStyle w:val="NormalWeb"/>
              <w:spacing w:before="40" w:beforeAutospacing="0" w:after="0" w:afterAutospacing="0"/>
              <w:rPr>
                <w:rFonts w:ascii="Helvetica" w:hAnsi="Helvetica" w:cs="Helvetica"/>
                <w:color w:val="596169"/>
                <w:sz w:val="16"/>
                <w:szCs w:val="16"/>
              </w:rPr>
            </w:pPr>
          </w:p>
        </w:tc>
      </w:tr>
      <w:tr w:rsidR="000E0787" w:rsidTr="009B3B0F">
        <w:tc>
          <w:tcPr>
            <w:tcW w:w="778" w:type="dxa"/>
          </w:tcPr>
          <w:p w:rsidR="000E0787" w:rsidRDefault="000E0787"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0E0787" w:rsidRDefault="00034597"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How to determine who won the game</w:t>
            </w:r>
          </w:p>
        </w:tc>
        <w:tc>
          <w:tcPr>
            <w:tcW w:w="3714"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c>
          <w:tcPr>
            <w:tcW w:w="1008"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r>
      <w:tr w:rsidR="000E0787" w:rsidTr="009B3B0F">
        <w:tc>
          <w:tcPr>
            <w:tcW w:w="778" w:type="dxa"/>
          </w:tcPr>
          <w:p w:rsidR="000E0787" w:rsidRDefault="000E0787"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0E0787" w:rsidRDefault="00034597"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Do we need to store team points</w:t>
            </w:r>
          </w:p>
        </w:tc>
        <w:tc>
          <w:tcPr>
            <w:tcW w:w="3714" w:type="dxa"/>
          </w:tcPr>
          <w:p w:rsidR="000E0787" w:rsidRDefault="00770BCE"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Winner will have 1 and looser will be 0</w:t>
            </w:r>
          </w:p>
        </w:tc>
        <w:tc>
          <w:tcPr>
            <w:tcW w:w="1008"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r>
      <w:tr w:rsidR="000E0787" w:rsidTr="009B3B0F">
        <w:tc>
          <w:tcPr>
            <w:tcW w:w="778" w:type="dxa"/>
          </w:tcPr>
          <w:p w:rsidR="000E0787" w:rsidRDefault="000E0787"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0E0787" w:rsidRDefault="00034597"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Do we need to store numbers of players in each game </w:t>
            </w:r>
          </w:p>
        </w:tc>
        <w:tc>
          <w:tcPr>
            <w:tcW w:w="3714"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c>
          <w:tcPr>
            <w:tcW w:w="1008"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r>
      <w:tr w:rsidR="000E0787" w:rsidTr="009B3B0F">
        <w:tc>
          <w:tcPr>
            <w:tcW w:w="778" w:type="dxa"/>
          </w:tcPr>
          <w:p w:rsidR="000E0787" w:rsidRDefault="000E0787"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0E0787" w:rsidRDefault="00034597"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Who are the users of the application and what access level do they have </w:t>
            </w:r>
          </w:p>
        </w:tc>
        <w:tc>
          <w:tcPr>
            <w:tcW w:w="3714" w:type="dxa"/>
          </w:tcPr>
          <w:p w:rsidR="000E0787" w:rsidRDefault="003963CD"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No level of access</w:t>
            </w:r>
          </w:p>
        </w:tc>
        <w:tc>
          <w:tcPr>
            <w:tcW w:w="1008"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r>
      <w:tr w:rsidR="000E0787" w:rsidTr="009B3B0F">
        <w:tc>
          <w:tcPr>
            <w:tcW w:w="778" w:type="dxa"/>
          </w:tcPr>
          <w:p w:rsidR="000E0787" w:rsidRDefault="000E0787"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0E0787" w:rsidRDefault="00BB05F0"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What kind of front end does this system has</w:t>
            </w:r>
          </w:p>
        </w:tc>
        <w:tc>
          <w:tcPr>
            <w:tcW w:w="3714" w:type="dxa"/>
          </w:tcPr>
          <w:p w:rsidR="000E0787" w:rsidRDefault="00770BCE"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Desktop as of now but web or mobile later</w:t>
            </w:r>
          </w:p>
        </w:tc>
        <w:tc>
          <w:tcPr>
            <w:tcW w:w="1008"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r>
      <w:tr w:rsidR="000E0787" w:rsidTr="009B3B0F">
        <w:tc>
          <w:tcPr>
            <w:tcW w:w="778" w:type="dxa"/>
          </w:tcPr>
          <w:p w:rsidR="000E0787" w:rsidRDefault="000E0787"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0E0787" w:rsidRDefault="00BB05F0"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Where will data be stored</w:t>
            </w:r>
          </w:p>
        </w:tc>
        <w:tc>
          <w:tcPr>
            <w:tcW w:w="3714" w:type="dxa"/>
          </w:tcPr>
          <w:p w:rsidR="000E0787" w:rsidRDefault="00F63234"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MS SQL db but option to store in text file</w:t>
            </w:r>
          </w:p>
        </w:tc>
        <w:tc>
          <w:tcPr>
            <w:tcW w:w="1008" w:type="dxa"/>
          </w:tcPr>
          <w:p w:rsidR="000E0787" w:rsidRDefault="000E0787" w:rsidP="00CA3190">
            <w:pPr>
              <w:pStyle w:val="NormalWeb"/>
              <w:spacing w:before="40" w:beforeAutospacing="0" w:after="0" w:afterAutospacing="0"/>
              <w:rPr>
                <w:rFonts w:ascii="Helvetica" w:hAnsi="Helvetica" w:cs="Helvetica"/>
                <w:color w:val="596169"/>
                <w:sz w:val="16"/>
                <w:szCs w:val="16"/>
              </w:rPr>
            </w:pPr>
          </w:p>
        </w:tc>
      </w:tr>
      <w:tr w:rsidR="00BB05F0" w:rsidTr="009B3B0F">
        <w:tc>
          <w:tcPr>
            <w:tcW w:w="778" w:type="dxa"/>
          </w:tcPr>
          <w:p w:rsidR="00BB05F0" w:rsidRDefault="00BB05F0"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BB05F0" w:rsidRDefault="006A092D"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Will the s</w:t>
            </w:r>
            <w:r w:rsidR="00770BCE">
              <w:rPr>
                <w:rFonts w:ascii="Helvetica" w:hAnsi="Helvetica" w:cs="Helvetica"/>
                <w:color w:val="596169"/>
                <w:sz w:val="16"/>
                <w:szCs w:val="16"/>
              </w:rPr>
              <w:t>ystem handle fees, prize and pay</w:t>
            </w:r>
            <w:r>
              <w:rPr>
                <w:rFonts w:ascii="Helvetica" w:hAnsi="Helvetica" w:cs="Helvetica"/>
                <w:color w:val="596169"/>
                <w:sz w:val="16"/>
                <w:szCs w:val="16"/>
              </w:rPr>
              <w:t>outs</w:t>
            </w:r>
          </w:p>
        </w:tc>
        <w:tc>
          <w:tcPr>
            <w:tcW w:w="3714" w:type="dxa"/>
          </w:tcPr>
          <w:p w:rsidR="00BB05F0" w:rsidRDefault="009B3B0F"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Yes, The tournament should have the option of charging an entry fee. </w:t>
            </w:r>
          </w:p>
          <w:p w:rsidR="003B47EE" w:rsidRDefault="009B3B0F">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Prizes should also be an option, where the tournament administrator chooses how much</w:t>
            </w:r>
            <w:r w:rsidR="00FC3F87">
              <w:rPr>
                <w:rFonts w:ascii="Helvetica" w:hAnsi="Helvetica" w:cs="Helvetica"/>
                <w:color w:val="596169"/>
                <w:sz w:val="16"/>
                <w:szCs w:val="16"/>
              </w:rPr>
              <w:t xml:space="preserve"> </w:t>
            </w:r>
            <w:r>
              <w:rPr>
                <w:rFonts w:ascii="Helvetica" w:hAnsi="Helvetica" w:cs="Helvetica"/>
                <w:color w:val="596169"/>
                <w:sz w:val="16"/>
                <w:szCs w:val="16"/>
              </w:rPr>
              <w:t>money to award a variable number of places.</w:t>
            </w:r>
            <w:r w:rsidR="00FC3F87">
              <w:rPr>
                <w:rFonts w:ascii="Helvetica" w:hAnsi="Helvetica" w:cs="Helvetica"/>
                <w:color w:val="596169"/>
                <w:sz w:val="16"/>
                <w:szCs w:val="16"/>
              </w:rPr>
              <w:t xml:space="preserve"> Total cash amount should not exceed income from the tournament. A percentage based system would also be nice to specify</w:t>
            </w:r>
            <w:r>
              <w:rPr>
                <w:rFonts w:ascii="Helvetica" w:hAnsi="Helvetica" w:cs="Helvetica"/>
                <w:color w:val="596169"/>
                <w:sz w:val="16"/>
                <w:szCs w:val="16"/>
              </w:rPr>
              <w:t xml:space="preserve">  </w:t>
            </w:r>
          </w:p>
        </w:tc>
        <w:tc>
          <w:tcPr>
            <w:tcW w:w="1008" w:type="dxa"/>
          </w:tcPr>
          <w:p w:rsidR="00BB05F0" w:rsidRDefault="00BB05F0" w:rsidP="00CA3190">
            <w:pPr>
              <w:pStyle w:val="NormalWeb"/>
              <w:spacing w:before="40" w:beforeAutospacing="0" w:after="0" w:afterAutospacing="0"/>
              <w:rPr>
                <w:rFonts w:ascii="Helvetica" w:hAnsi="Helvetica" w:cs="Helvetica"/>
                <w:color w:val="596169"/>
                <w:sz w:val="16"/>
                <w:szCs w:val="16"/>
              </w:rPr>
            </w:pPr>
          </w:p>
        </w:tc>
      </w:tr>
      <w:tr w:rsidR="00BB05F0" w:rsidTr="009B3B0F">
        <w:tc>
          <w:tcPr>
            <w:tcW w:w="778" w:type="dxa"/>
          </w:tcPr>
          <w:p w:rsidR="00BB05F0" w:rsidRDefault="00BB05F0"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BB05F0" w:rsidRDefault="00784BE9"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What type of reporting is needed</w:t>
            </w:r>
          </w:p>
        </w:tc>
        <w:tc>
          <w:tcPr>
            <w:tcW w:w="3714" w:type="dxa"/>
          </w:tcPr>
          <w:p w:rsidR="003B47EE" w:rsidRDefault="00BB2ED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A report specifying outcome of the games per rounds as well as a report that specifies who won and how much they won. They can be dilapyed on a form or emailed</w:t>
            </w:r>
            <w:r w:rsidR="0058328A">
              <w:rPr>
                <w:rFonts w:ascii="Helvetica" w:hAnsi="Helvetica" w:cs="Helvetica"/>
                <w:color w:val="596169"/>
                <w:sz w:val="16"/>
                <w:szCs w:val="16"/>
              </w:rPr>
              <w:t xml:space="preserve"> to to</w:t>
            </w:r>
            <w:r w:rsidR="00965A49">
              <w:rPr>
                <w:rFonts w:ascii="Helvetica" w:hAnsi="Helvetica" w:cs="Helvetica"/>
                <w:color w:val="596169"/>
                <w:sz w:val="16"/>
                <w:szCs w:val="16"/>
              </w:rPr>
              <w:t>u</w:t>
            </w:r>
            <w:r w:rsidR="0058328A">
              <w:rPr>
                <w:rFonts w:ascii="Helvetica" w:hAnsi="Helvetica" w:cs="Helvetica"/>
                <w:color w:val="596169"/>
                <w:sz w:val="16"/>
                <w:szCs w:val="16"/>
              </w:rPr>
              <w:t xml:space="preserve">rnaments </w:t>
            </w:r>
            <w:r w:rsidR="00965A49">
              <w:rPr>
                <w:rFonts w:ascii="Helvetica" w:hAnsi="Helvetica" w:cs="Helvetica"/>
                <w:color w:val="596169"/>
                <w:sz w:val="16"/>
                <w:szCs w:val="16"/>
              </w:rPr>
              <w:t>competitors</w:t>
            </w:r>
            <w:r w:rsidR="0058328A">
              <w:rPr>
                <w:rFonts w:ascii="Helvetica" w:hAnsi="Helvetica" w:cs="Helvetica"/>
                <w:color w:val="596169"/>
                <w:sz w:val="16"/>
                <w:szCs w:val="16"/>
              </w:rPr>
              <w:t xml:space="preserve"> or administrator </w:t>
            </w:r>
          </w:p>
        </w:tc>
        <w:tc>
          <w:tcPr>
            <w:tcW w:w="1008" w:type="dxa"/>
          </w:tcPr>
          <w:p w:rsidR="00BB05F0" w:rsidRDefault="00BB05F0" w:rsidP="00CA3190">
            <w:pPr>
              <w:pStyle w:val="NormalWeb"/>
              <w:spacing w:before="40" w:beforeAutospacing="0" w:after="0" w:afterAutospacing="0"/>
              <w:rPr>
                <w:rFonts w:ascii="Helvetica" w:hAnsi="Helvetica" w:cs="Helvetica"/>
                <w:color w:val="596169"/>
                <w:sz w:val="16"/>
                <w:szCs w:val="16"/>
              </w:rPr>
            </w:pPr>
          </w:p>
        </w:tc>
      </w:tr>
      <w:tr w:rsidR="00BB05F0" w:rsidTr="009B3B0F">
        <w:tc>
          <w:tcPr>
            <w:tcW w:w="778" w:type="dxa"/>
          </w:tcPr>
          <w:p w:rsidR="00BB05F0" w:rsidRDefault="00BB05F0"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784BE9" w:rsidRDefault="00784BE9"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Who can fill in the results of the game </w:t>
            </w:r>
          </w:p>
        </w:tc>
        <w:tc>
          <w:tcPr>
            <w:tcW w:w="3714" w:type="dxa"/>
          </w:tcPr>
          <w:p w:rsidR="00BB05F0" w:rsidRDefault="00965A49"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Anyone using the application can use the system</w:t>
            </w:r>
          </w:p>
        </w:tc>
        <w:tc>
          <w:tcPr>
            <w:tcW w:w="1008" w:type="dxa"/>
          </w:tcPr>
          <w:p w:rsidR="00BB05F0" w:rsidRDefault="00BB05F0" w:rsidP="00CA3190">
            <w:pPr>
              <w:pStyle w:val="NormalWeb"/>
              <w:spacing w:before="40" w:beforeAutospacing="0" w:after="0" w:afterAutospacing="0"/>
              <w:rPr>
                <w:rFonts w:ascii="Helvetica" w:hAnsi="Helvetica" w:cs="Helvetica"/>
                <w:color w:val="596169"/>
                <w:sz w:val="16"/>
                <w:szCs w:val="16"/>
              </w:rPr>
            </w:pPr>
          </w:p>
        </w:tc>
      </w:tr>
      <w:tr w:rsidR="00784BE9" w:rsidTr="009B3B0F">
        <w:tc>
          <w:tcPr>
            <w:tcW w:w="778" w:type="dxa"/>
          </w:tcPr>
          <w:p w:rsidR="00784BE9" w:rsidRDefault="00784BE9"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784BE9" w:rsidRDefault="00784BE9"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Should this system communicate users/team about upcoming events</w:t>
            </w:r>
          </w:p>
        </w:tc>
        <w:tc>
          <w:tcPr>
            <w:tcW w:w="3714" w:type="dxa"/>
          </w:tcPr>
          <w:p w:rsidR="00784BE9" w:rsidRDefault="00B25836"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 xml:space="preserve">Yes, email to user(team members) about round as well as schedule </w:t>
            </w:r>
          </w:p>
        </w:tc>
        <w:tc>
          <w:tcPr>
            <w:tcW w:w="1008" w:type="dxa"/>
          </w:tcPr>
          <w:p w:rsidR="00784BE9" w:rsidRDefault="00784BE9" w:rsidP="00CA3190">
            <w:pPr>
              <w:pStyle w:val="NormalWeb"/>
              <w:spacing w:before="40" w:beforeAutospacing="0" w:after="0" w:afterAutospacing="0"/>
              <w:rPr>
                <w:rFonts w:ascii="Helvetica" w:hAnsi="Helvetica" w:cs="Helvetica"/>
                <w:color w:val="596169"/>
                <w:sz w:val="16"/>
                <w:szCs w:val="16"/>
              </w:rPr>
            </w:pPr>
          </w:p>
        </w:tc>
      </w:tr>
      <w:tr w:rsidR="005B3E75" w:rsidTr="009B3B0F">
        <w:tc>
          <w:tcPr>
            <w:tcW w:w="778" w:type="dxa"/>
          </w:tcPr>
          <w:p w:rsidR="005B3E75" w:rsidRDefault="005B3E75"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5B3E75" w:rsidRDefault="00A3693A"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Is each player are there on their own or system can use tournament tracker</w:t>
            </w:r>
          </w:p>
        </w:tc>
        <w:tc>
          <w:tcPr>
            <w:tcW w:w="3714" w:type="dxa"/>
          </w:tcPr>
          <w:p w:rsidR="005B3E75" w:rsidRDefault="00243293" w:rsidP="00CA3190">
            <w:pPr>
              <w:pStyle w:val="NormalWeb"/>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Yes more members can be added. Teams should be able to name their teams</w:t>
            </w:r>
          </w:p>
        </w:tc>
        <w:tc>
          <w:tcPr>
            <w:tcW w:w="1008" w:type="dxa"/>
          </w:tcPr>
          <w:p w:rsidR="005B3E75" w:rsidRDefault="005B3E75" w:rsidP="00CA3190">
            <w:pPr>
              <w:pStyle w:val="NormalWeb"/>
              <w:spacing w:before="40" w:beforeAutospacing="0" w:after="0" w:afterAutospacing="0"/>
              <w:rPr>
                <w:rFonts w:ascii="Helvetica" w:hAnsi="Helvetica" w:cs="Helvetica"/>
                <w:color w:val="596169"/>
                <w:sz w:val="16"/>
                <w:szCs w:val="16"/>
              </w:rPr>
            </w:pPr>
          </w:p>
        </w:tc>
      </w:tr>
      <w:tr w:rsidR="005B3E75" w:rsidTr="009B3B0F">
        <w:tc>
          <w:tcPr>
            <w:tcW w:w="778" w:type="dxa"/>
          </w:tcPr>
          <w:p w:rsidR="005B3E75" w:rsidRDefault="005B3E75" w:rsidP="00C05A90">
            <w:pPr>
              <w:pStyle w:val="NormalWeb"/>
              <w:numPr>
                <w:ilvl w:val="0"/>
                <w:numId w:val="5"/>
              </w:numPr>
              <w:spacing w:before="40" w:beforeAutospacing="0" w:after="0" w:afterAutospacing="0"/>
              <w:rPr>
                <w:rFonts w:ascii="Helvetica" w:hAnsi="Helvetica" w:cs="Helvetica"/>
                <w:color w:val="596169"/>
                <w:sz w:val="16"/>
                <w:szCs w:val="16"/>
              </w:rPr>
            </w:pPr>
          </w:p>
        </w:tc>
        <w:tc>
          <w:tcPr>
            <w:tcW w:w="3756" w:type="dxa"/>
          </w:tcPr>
          <w:p w:rsidR="005B3E75" w:rsidRDefault="005B3E75" w:rsidP="00CA3190">
            <w:pPr>
              <w:pStyle w:val="NormalWeb"/>
              <w:spacing w:before="40" w:beforeAutospacing="0" w:after="0" w:afterAutospacing="0"/>
              <w:rPr>
                <w:rFonts w:ascii="Helvetica" w:hAnsi="Helvetica" w:cs="Helvetica"/>
                <w:color w:val="596169"/>
                <w:sz w:val="16"/>
                <w:szCs w:val="16"/>
              </w:rPr>
            </w:pPr>
          </w:p>
        </w:tc>
        <w:tc>
          <w:tcPr>
            <w:tcW w:w="3714" w:type="dxa"/>
          </w:tcPr>
          <w:p w:rsidR="005B3E75" w:rsidRDefault="005B3E75" w:rsidP="00CA3190">
            <w:pPr>
              <w:pStyle w:val="NormalWeb"/>
              <w:spacing w:before="40" w:beforeAutospacing="0" w:after="0" w:afterAutospacing="0"/>
              <w:rPr>
                <w:rFonts w:ascii="Helvetica" w:hAnsi="Helvetica" w:cs="Helvetica"/>
                <w:color w:val="596169"/>
                <w:sz w:val="16"/>
                <w:szCs w:val="16"/>
              </w:rPr>
            </w:pPr>
          </w:p>
        </w:tc>
        <w:tc>
          <w:tcPr>
            <w:tcW w:w="1008" w:type="dxa"/>
          </w:tcPr>
          <w:p w:rsidR="005B3E75" w:rsidRDefault="005B3E75" w:rsidP="00CA3190">
            <w:pPr>
              <w:pStyle w:val="NormalWeb"/>
              <w:spacing w:before="40" w:beforeAutospacing="0" w:after="0" w:afterAutospacing="0"/>
              <w:rPr>
                <w:rFonts w:ascii="Helvetica" w:hAnsi="Helvetica" w:cs="Helvetica"/>
                <w:color w:val="596169"/>
                <w:sz w:val="16"/>
                <w:szCs w:val="16"/>
              </w:rPr>
            </w:pPr>
          </w:p>
        </w:tc>
      </w:tr>
    </w:tbl>
    <w:p w:rsidR="00C22446" w:rsidRDefault="00C22446"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B04F31" w:rsidRDefault="00B04F31" w:rsidP="00CA3190">
      <w:pPr>
        <w:pStyle w:val="NormalWeb"/>
        <w:numPr>
          <w:ilvl w:val="0"/>
          <w:numId w:val="1"/>
        </w:numPr>
        <w:shd w:val="clear" w:color="auto" w:fill="FFFFFF"/>
        <w:spacing w:before="40" w:beforeAutospacing="0" w:after="0" w:afterAutospacing="0"/>
        <w:ind w:left="32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Structure: Windows Forms applications and class library</w:t>
      </w:r>
    </w:p>
    <w:p w:rsidR="00B04F31" w:rsidRDefault="00B04F31" w:rsidP="00CA3190">
      <w:pPr>
        <w:pStyle w:val="NormalWeb"/>
        <w:numPr>
          <w:ilvl w:val="0"/>
          <w:numId w:val="1"/>
        </w:numPr>
        <w:shd w:val="clear" w:color="auto" w:fill="FFFFFF"/>
        <w:spacing w:before="40" w:beforeAutospacing="0" w:after="0" w:afterAutospacing="0"/>
        <w:ind w:left="32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Database: SQL and/or Text file</w:t>
      </w:r>
    </w:p>
    <w:p w:rsidR="00B04F31" w:rsidRDefault="00B04F31" w:rsidP="00CA3190">
      <w:pPr>
        <w:pStyle w:val="NormalWeb"/>
        <w:numPr>
          <w:ilvl w:val="0"/>
          <w:numId w:val="1"/>
        </w:numPr>
        <w:shd w:val="clear" w:color="auto" w:fill="FFFFFF"/>
        <w:spacing w:before="40" w:beforeAutospacing="0" w:after="0" w:afterAutospacing="0"/>
        <w:ind w:left="32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Users: One at a time on one application</w:t>
      </w:r>
    </w:p>
    <w:p w:rsidR="00185B3A" w:rsidRDefault="00EC24A5" w:rsidP="00CA3190">
      <w:pPr>
        <w:pStyle w:val="NormalWeb"/>
        <w:numPr>
          <w:ilvl w:val="0"/>
          <w:numId w:val="1"/>
        </w:numPr>
        <w:shd w:val="clear" w:color="auto" w:fill="FFFFFF"/>
        <w:spacing w:before="40" w:beforeAutospacing="0" w:after="0" w:afterAutospacing="0"/>
        <w:ind w:left="32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 xml:space="preserve">Key concept </w:t>
      </w:r>
    </w:p>
    <w:p w:rsidR="007C7824" w:rsidRDefault="00EC24A5"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Email</w:t>
      </w:r>
    </w:p>
    <w:p w:rsidR="007C7824" w:rsidRDefault="00EC24A5"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SQL</w:t>
      </w:r>
    </w:p>
    <w:p w:rsidR="007C7824" w:rsidRDefault="00EC24A5"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lastRenderedPageBreak/>
        <w:t>Custom Events</w:t>
      </w:r>
    </w:p>
    <w:p w:rsidR="007C7824" w:rsidRDefault="006A1CCC"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Error handling</w:t>
      </w:r>
    </w:p>
    <w:p w:rsidR="007C7824" w:rsidRDefault="006A1CCC"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Logs</w:t>
      </w:r>
    </w:p>
    <w:p w:rsidR="007C7824" w:rsidRDefault="00185B3A"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 xml:space="preserve">Interfaces </w:t>
      </w:r>
    </w:p>
    <w:p w:rsidR="007C7824" w:rsidRDefault="00185B3A"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Random order</w:t>
      </w:r>
    </w:p>
    <w:p w:rsidR="007C7824" w:rsidRDefault="00085562" w:rsidP="007C7824">
      <w:pPr>
        <w:pStyle w:val="NormalWeb"/>
        <w:numPr>
          <w:ilvl w:val="1"/>
          <w:numId w:val="1"/>
        </w:numPr>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texting</w:t>
      </w:r>
    </w:p>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6E0DB2"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 xml:space="preserve">Database design </w:t>
      </w:r>
    </w:p>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6E0DB2"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Team</w:t>
      </w:r>
    </w:p>
    <w:tbl>
      <w:tblPr>
        <w:tblStyle w:val="TableGrid"/>
        <w:tblW w:w="0" w:type="auto"/>
        <w:tblLook w:val="04A0"/>
      </w:tblPr>
      <w:tblGrid>
        <w:gridCol w:w="1465"/>
        <w:gridCol w:w="1621"/>
        <w:gridCol w:w="2359"/>
        <w:gridCol w:w="1377"/>
        <w:gridCol w:w="1377"/>
        <w:gridCol w:w="1377"/>
      </w:tblGrid>
      <w:tr w:rsidR="006E0DB2" w:rsidTr="006E0DB2">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Teamid</w:t>
            </w:r>
          </w:p>
        </w:tc>
        <w:tc>
          <w:tcPr>
            <w:tcW w:w="1596" w:type="dxa"/>
          </w:tcPr>
          <w:p w:rsidR="003B47EE" w:rsidRDefault="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TeamName</w:t>
            </w:r>
            <w:r w:rsidR="00FD3CC1">
              <w:rPr>
                <w:rStyle w:val="Emphasis"/>
                <w:rFonts w:ascii="Helvetica" w:hAnsi="Helvetica" w:cs="Helvetica"/>
                <w:b/>
                <w:bCs/>
                <w:i w:val="0"/>
                <w:iCs w:val="0"/>
                <w:color w:val="596169"/>
                <w:sz w:val="16"/>
                <w:szCs w:val="16"/>
              </w:rPr>
              <w:t>(string)</w:t>
            </w: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TeamMamber</w:t>
            </w:r>
            <w:r w:rsidR="00FD3CC1">
              <w:rPr>
                <w:rStyle w:val="Emphasis"/>
                <w:rFonts w:ascii="Helvetica" w:hAnsi="Helvetica" w:cs="Helvetica"/>
                <w:b/>
                <w:bCs/>
                <w:i w:val="0"/>
                <w:iCs w:val="0"/>
                <w:color w:val="596169"/>
                <w:sz w:val="16"/>
                <w:szCs w:val="16"/>
              </w:rPr>
              <w:t>(List&lt;person&gt;)</w:t>
            </w: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r>
      <w:tr w:rsidR="006E0DB2" w:rsidTr="006E0DB2">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59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r>
    </w:tbl>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6E0DB2"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Person</w:t>
      </w:r>
    </w:p>
    <w:tbl>
      <w:tblPr>
        <w:tblStyle w:val="TableGrid"/>
        <w:tblW w:w="0" w:type="auto"/>
        <w:tblLook w:val="04A0"/>
      </w:tblPr>
      <w:tblGrid>
        <w:gridCol w:w="1844"/>
        <w:gridCol w:w="1885"/>
        <w:gridCol w:w="1909"/>
        <w:gridCol w:w="2154"/>
        <w:gridCol w:w="1784"/>
      </w:tblGrid>
      <w:tr w:rsidR="006E0DB2" w:rsidTr="006E0DB2">
        <w:tc>
          <w:tcPr>
            <w:tcW w:w="1915"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FirstName (string)</w:t>
            </w:r>
          </w:p>
        </w:tc>
        <w:tc>
          <w:tcPr>
            <w:tcW w:w="1915"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LastName(string)</w:t>
            </w:r>
          </w:p>
        </w:tc>
        <w:tc>
          <w:tcPr>
            <w:tcW w:w="1915"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EmailAddress(string)</w:t>
            </w:r>
          </w:p>
        </w:tc>
        <w:tc>
          <w:tcPr>
            <w:tcW w:w="1915"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CellPhoneNumber(string)</w:t>
            </w:r>
          </w:p>
        </w:tc>
        <w:tc>
          <w:tcPr>
            <w:tcW w:w="1916" w:type="dxa"/>
          </w:tcPr>
          <w:p w:rsidR="006E0DB2" w:rsidRDefault="006E0DB2" w:rsidP="006E0DB2">
            <w:pPr>
              <w:pStyle w:val="NormalWeb"/>
              <w:spacing w:before="40" w:beforeAutospacing="0" w:after="0" w:afterAutospacing="0"/>
              <w:rPr>
                <w:rStyle w:val="Emphasis"/>
                <w:rFonts w:ascii="Helvetica" w:hAnsi="Helvetica" w:cs="Helvetica"/>
                <w:b/>
                <w:bCs/>
                <w:i w:val="0"/>
                <w:iCs w:val="0"/>
                <w:color w:val="596169"/>
                <w:sz w:val="16"/>
                <w:szCs w:val="16"/>
              </w:rPr>
            </w:pPr>
          </w:p>
        </w:tc>
      </w:tr>
    </w:tbl>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760D08"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Tournament</w:t>
      </w:r>
    </w:p>
    <w:tbl>
      <w:tblPr>
        <w:tblStyle w:val="TableGrid"/>
        <w:tblW w:w="0" w:type="auto"/>
        <w:tblLook w:val="04A0"/>
      </w:tblPr>
      <w:tblGrid>
        <w:gridCol w:w="1342"/>
        <w:gridCol w:w="1577"/>
        <w:gridCol w:w="1200"/>
        <w:gridCol w:w="1350"/>
        <w:gridCol w:w="1297"/>
        <w:gridCol w:w="1870"/>
        <w:gridCol w:w="940"/>
      </w:tblGrid>
      <w:tr w:rsidR="00E079A2" w:rsidTr="00760D08">
        <w:tc>
          <w:tcPr>
            <w:tcW w:w="1368" w:type="dxa"/>
          </w:tcPr>
          <w:p w:rsidR="003B47EE" w:rsidRDefault="00760D08">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TournamentID</w:t>
            </w:r>
          </w:p>
          <w:p w:rsidR="003B47EE" w:rsidRDefault="00760D08">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(string)</w:t>
            </w:r>
          </w:p>
        </w:tc>
        <w:tc>
          <w:tcPr>
            <w:tcW w:w="1368" w:type="dxa"/>
          </w:tcPr>
          <w:p w:rsidR="00B907CD" w:rsidRDefault="00760D08"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TournamentName</w:t>
            </w:r>
          </w:p>
          <w:p w:rsidR="00760D08" w:rsidRDefault="00760D08"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(string)</w:t>
            </w:r>
          </w:p>
        </w:tc>
        <w:tc>
          <w:tcPr>
            <w:tcW w:w="1368" w:type="dxa"/>
          </w:tcPr>
          <w:p w:rsidR="00B907CD" w:rsidRDefault="005E0403"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Entry</w:t>
            </w:r>
            <w:r w:rsidR="00760D08">
              <w:rPr>
                <w:rStyle w:val="Emphasis"/>
                <w:rFonts w:ascii="Helvetica" w:hAnsi="Helvetica" w:cs="Helvetica"/>
                <w:b/>
                <w:bCs/>
                <w:i w:val="0"/>
                <w:iCs w:val="0"/>
                <w:color w:val="596169"/>
                <w:sz w:val="16"/>
                <w:szCs w:val="16"/>
              </w:rPr>
              <w:t>Fee</w:t>
            </w:r>
          </w:p>
          <w:p w:rsidR="00760D08" w:rsidRDefault="00760D08"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(decimal)</w:t>
            </w:r>
          </w:p>
        </w:tc>
        <w:tc>
          <w:tcPr>
            <w:tcW w:w="1368" w:type="dxa"/>
          </w:tcPr>
          <w:p w:rsidR="00B907CD" w:rsidRDefault="00FD3CC1"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EnteredTeams</w:t>
            </w:r>
          </w:p>
          <w:p w:rsidR="00760D08" w:rsidRDefault="00FD3CC1"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(List&lt;Team&gt;)</w:t>
            </w:r>
          </w:p>
        </w:tc>
        <w:tc>
          <w:tcPr>
            <w:tcW w:w="1368" w:type="dxa"/>
          </w:tcPr>
          <w:p w:rsidR="00B907CD" w:rsidRDefault="00FD3CC1"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Prizes</w:t>
            </w:r>
          </w:p>
          <w:p w:rsidR="00760D08" w:rsidRDefault="00FD3CC1"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(List&lt;Prize&gt;)</w:t>
            </w:r>
          </w:p>
        </w:tc>
        <w:tc>
          <w:tcPr>
            <w:tcW w:w="1368" w:type="dxa"/>
          </w:tcPr>
          <w:p w:rsidR="00E079A2" w:rsidRDefault="00E079A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Rounds</w:t>
            </w:r>
          </w:p>
          <w:p w:rsidR="00760D08" w:rsidRDefault="00E079A2"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(List&lt;List&lt;Matchup&gt;&gt;</w:t>
            </w:r>
          </w:p>
        </w:tc>
        <w:tc>
          <w:tcPr>
            <w:tcW w:w="1368" w:type="dxa"/>
          </w:tcPr>
          <w:p w:rsidR="00760D08" w:rsidRDefault="00760D08" w:rsidP="006E0DB2">
            <w:pPr>
              <w:pStyle w:val="NormalWeb"/>
              <w:spacing w:before="40" w:beforeAutospacing="0" w:after="0" w:afterAutospacing="0"/>
              <w:rPr>
                <w:rStyle w:val="Emphasis"/>
                <w:rFonts w:ascii="Helvetica" w:hAnsi="Helvetica" w:cs="Helvetica"/>
                <w:b/>
                <w:bCs/>
                <w:i w:val="0"/>
                <w:iCs w:val="0"/>
                <w:color w:val="596169"/>
                <w:sz w:val="16"/>
                <w:szCs w:val="16"/>
              </w:rPr>
            </w:pPr>
          </w:p>
        </w:tc>
      </w:tr>
    </w:tbl>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0F7BE1"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Prize</w:t>
      </w:r>
    </w:p>
    <w:tbl>
      <w:tblPr>
        <w:tblStyle w:val="TableGrid"/>
        <w:tblW w:w="0" w:type="auto"/>
        <w:tblLook w:val="04A0"/>
      </w:tblPr>
      <w:tblGrid>
        <w:gridCol w:w="2394"/>
        <w:gridCol w:w="2394"/>
        <w:gridCol w:w="2394"/>
        <w:gridCol w:w="2394"/>
      </w:tblGrid>
      <w:tr w:rsidR="000F7BE1" w:rsidTr="000F7BE1">
        <w:tc>
          <w:tcPr>
            <w:tcW w:w="2394" w:type="dxa"/>
          </w:tcPr>
          <w:p w:rsidR="000F7BE1" w:rsidRDefault="000F7BE1"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PlaceNumber(int)</w:t>
            </w:r>
          </w:p>
        </w:tc>
        <w:tc>
          <w:tcPr>
            <w:tcW w:w="2394" w:type="dxa"/>
          </w:tcPr>
          <w:p w:rsidR="000F7BE1" w:rsidRDefault="000F7BE1"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PlaceName(string)</w:t>
            </w:r>
          </w:p>
        </w:tc>
        <w:tc>
          <w:tcPr>
            <w:tcW w:w="2394" w:type="dxa"/>
          </w:tcPr>
          <w:p w:rsidR="003B47EE" w:rsidRDefault="005253FD">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PrizeAmount(double)</w:t>
            </w:r>
          </w:p>
        </w:tc>
        <w:tc>
          <w:tcPr>
            <w:tcW w:w="2394" w:type="dxa"/>
          </w:tcPr>
          <w:p w:rsidR="000F7BE1" w:rsidRDefault="005253FD"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PrizePercentage(double)</w:t>
            </w:r>
          </w:p>
        </w:tc>
      </w:tr>
    </w:tbl>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6525A5"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Matchup</w:t>
      </w:r>
    </w:p>
    <w:tbl>
      <w:tblPr>
        <w:tblStyle w:val="TableGrid"/>
        <w:tblW w:w="0" w:type="auto"/>
        <w:tblLook w:val="04A0"/>
      </w:tblPr>
      <w:tblGrid>
        <w:gridCol w:w="2405"/>
        <w:gridCol w:w="1344"/>
        <w:gridCol w:w="1683"/>
        <w:gridCol w:w="1036"/>
        <w:gridCol w:w="1036"/>
        <w:gridCol w:w="1036"/>
        <w:gridCol w:w="1036"/>
      </w:tblGrid>
      <w:tr w:rsidR="006525A5" w:rsidTr="006525A5">
        <w:tc>
          <w:tcPr>
            <w:tcW w:w="1368"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Entries(List&lt;MatchupEntry&gt;)</w:t>
            </w:r>
          </w:p>
        </w:tc>
        <w:tc>
          <w:tcPr>
            <w:tcW w:w="1368"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Winner(Team)</w:t>
            </w:r>
          </w:p>
        </w:tc>
        <w:tc>
          <w:tcPr>
            <w:tcW w:w="1368"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MatchupRound(int)</w:t>
            </w:r>
          </w:p>
        </w:tc>
        <w:tc>
          <w:tcPr>
            <w:tcW w:w="1368"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368"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368"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368"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p>
        </w:tc>
      </w:tr>
    </w:tbl>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6525A5"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MatchupEntry</w:t>
      </w:r>
    </w:p>
    <w:tbl>
      <w:tblPr>
        <w:tblStyle w:val="TableGrid"/>
        <w:tblW w:w="0" w:type="auto"/>
        <w:tblLook w:val="04A0"/>
      </w:tblPr>
      <w:tblGrid>
        <w:gridCol w:w="1995"/>
        <w:gridCol w:w="1868"/>
        <w:gridCol w:w="2136"/>
        <w:gridCol w:w="1788"/>
        <w:gridCol w:w="1789"/>
      </w:tblGrid>
      <w:tr w:rsidR="006525A5" w:rsidTr="006525A5">
        <w:tc>
          <w:tcPr>
            <w:tcW w:w="1915"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TeamCo</w:t>
            </w:r>
            <w:r w:rsidR="004D474F">
              <w:rPr>
                <w:rStyle w:val="Emphasis"/>
                <w:rFonts w:ascii="Helvetica" w:hAnsi="Helvetica" w:cs="Helvetica"/>
                <w:b/>
                <w:bCs/>
                <w:i w:val="0"/>
                <w:iCs w:val="0"/>
                <w:color w:val="596169"/>
                <w:sz w:val="16"/>
                <w:szCs w:val="16"/>
              </w:rPr>
              <w:t>m</w:t>
            </w:r>
            <w:r>
              <w:rPr>
                <w:rStyle w:val="Emphasis"/>
                <w:rFonts w:ascii="Helvetica" w:hAnsi="Helvetica" w:cs="Helvetica"/>
                <w:b/>
                <w:bCs/>
                <w:i w:val="0"/>
                <w:iCs w:val="0"/>
                <w:color w:val="596169"/>
                <w:sz w:val="16"/>
                <w:szCs w:val="16"/>
              </w:rPr>
              <w:t>peting(Team)</w:t>
            </w:r>
          </w:p>
        </w:tc>
        <w:tc>
          <w:tcPr>
            <w:tcW w:w="1915"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Score(double)</w:t>
            </w:r>
          </w:p>
        </w:tc>
        <w:tc>
          <w:tcPr>
            <w:tcW w:w="1915" w:type="dxa"/>
          </w:tcPr>
          <w:p w:rsidR="006525A5" w:rsidRDefault="00BE6419" w:rsidP="006E0DB2">
            <w:pPr>
              <w:pStyle w:val="NormalWeb"/>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Pa</w:t>
            </w:r>
            <w:r w:rsidR="006525A5">
              <w:rPr>
                <w:rStyle w:val="Emphasis"/>
                <w:rFonts w:ascii="Helvetica" w:hAnsi="Helvetica" w:cs="Helvetica"/>
                <w:b/>
                <w:bCs/>
                <w:i w:val="0"/>
                <w:iCs w:val="0"/>
                <w:color w:val="596169"/>
                <w:sz w:val="16"/>
                <w:szCs w:val="16"/>
              </w:rPr>
              <w:t>rentMatchup(Matchup)</w:t>
            </w:r>
          </w:p>
        </w:tc>
        <w:tc>
          <w:tcPr>
            <w:tcW w:w="1915"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p>
        </w:tc>
        <w:tc>
          <w:tcPr>
            <w:tcW w:w="1916" w:type="dxa"/>
          </w:tcPr>
          <w:p w:rsidR="006525A5" w:rsidRDefault="006525A5" w:rsidP="006E0DB2">
            <w:pPr>
              <w:pStyle w:val="NormalWeb"/>
              <w:spacing w:before="40" w:beforeAutospacing="0" w:after="0" w:afterAutospacing="0"/>
              <w:rPr>
                <w:rStyle w:val="Emphasis"/>
                <w:rFonts w:ascii="Helvetica" w:hAnsi="Helvetica" w:cs="Helvetica"/>
                <w:b/>
                <w:bCs/>
                <w:i w:val="0"/>
                <w:iCs w:val="0"/>
                <w:color w:val="596169"/>
                <w:sz w:val="16"/>
                <w:szCs w:val="16"/>
              </w:rPr>
            </w:pPr>
          </w:p>
        </w:tc>
      </w:tr>
    </w:tbl>
    <w:p w:rsidR="007C7824" w:rsidRDefault="00CA3190"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sidRPr="00CA3190">
        <w:rPr>
          <w:rStyle w:val="Emphasis"/>
          <w:rFonts w:ascii="Helvetica" w:hAnsi="Helvetica" w:cs="Helvetica"/>
          <w:b/>
          <w:bCs/>
          <w:i w:val="0"/>
          <w:iCs w:val="0"/>
          <w:color w:val="596169"/>
          <w:sz w:val="16"/>
          <w:szCs w:val="16"/>
        </w:rPr>
        <w:br w:type="page"/>
      </w:r>
    </w:p>
    <w:p w:rsidR="002622C2" w:rsidRDefault="000F129A">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Fonts w:ascii="Helvetica" w:hAnsi="Helvetica" w:cs="Helvetica"/>
          <w:b/>
          <w:bCs/>
          <w:i/>
          <w:iCs/>
          <w:noProof/>
          <w:color w:val="596169"/>
          <w:sz w:val="16"/>
          <w:szCs w:val="16"/>
        </w:rPr>
        <w:lastRenderedPageBreak/>
        <w:drawing>
          <wp:inline distT="0" distB="0" distL="0" distR="0">
            <wp:extent cx="5943600" cy="292871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928718"/>
                    </a:xfrm>
                    <a:prstGeom prst="rect">
                      <a:avLst/>
                    </a:prstGeom>
                    <a:noFill/>
                    <a:ln w="9525">
                      <a:noFill/>
                      <a:miter lim="800000"/>
                      <a:headEnd/>
                      <a:tailEnd/>
                    </a:ln>
                  </pic:spPr>
                </pic:pic>
              </a:graphicData>
            </a:graphic>
          </wp:inline>
        </w:drawing>
      </w:r>
    </w:p>
    <w:p w:rsidR="002622C2" w:rsidRDefault="002622C2">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2622C2" w:rsidRDefault="000F129A">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Fonts w:ascii="Helvetica" w:hAnsi="Helvetica" w:cs="Helvetica"/>
          <w:b/>
          <w:bCs/>
          <w:i/>
          <w:iCs/>
          <w:noProof/>
          <w:color w:val="596169"/>
          <w:sz w:val="16"/>
          <w:szCs w:val="16"/>
        </w:rPr>
        <w:drawing>
          <wp:inline distT="0" distB="0" distL="0" distR="0">
            <wp:extent cx="5943600" cy="310394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103940"/>
                    </a:xfrm>
                    <a:prstGeom prst="rect">
                      <a:avLst/>
                    </a:prstGeom>
                    <a:noFill/>
                    <a:ln w="9525">
                      <a:noFill/>
                      <a:miter lim="800000"/>
                      <a:headEnd/>
                      <a:tailEnd/>
                    </a:ln>
                  </pic:spPr>
                </pic:pic>
              </a:graphicData>
            </a:graphic>
          </wp:inline>
        </w:drawing>
      </w:r>
    </w:p>
    <w:p w:rsidR="002622C2" w:rsidRDefault="002622C2">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2622C2" w:rsidRDefault="002622C2">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2622C2" w:rsidRDefault="002622C2">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92505F"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Style w:val="Emphasis"/>
          <w:rFonts w:ascii="Helvetica" w:hAnsi="Helvetica" w:cs="Helvetica"/>
          <w:b/>
          <w:bCs/>
          <w:i w:val="0"/>
          <w:iCs w:val="0"/>
          <w:color w:val="596169"/>
          <w:sz w:val="16"/>
          <w:szCs w:val="16"/>
        </w:rPr>
        <w:t>Pages</w:t>
      </w:r>
    </w:p>
    <w:p w:rsidR="007C7824" w:rsidRDefault="000F129A"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r>
        <w:rPr>
          <w:rFonts w:ascii="Helvetica" w:hAnsi="Helvetica" w:cs="Helvetica"/>
          <w:b/>
          <w:bCs/>
          <w:i/>
          <w:iCs/>
          <w:noProof/>
          <w:color w:val="596169"/>
          <w:sz w:val="16"/>
          <w:szCs w:val="16"/>
        </w:rPr>
        <w:lastRenderedPageBreak/>
        <w:drawing>
          <wp:inline distT="0" distB="0" distL="0" distR="0">
            <wp:extent cx="2893988" cy="2423541"/>
            <wp:effectExtent l="19050" t="0" r="161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94447" cy="2423926"/>
                    </a:xfrm>
                    <a:prstGeom prst="rect">
                      <a:avLst/>
                    </a:prstGeom>
                    <a:noFill/>
                    <a:ln w="9525">
                      <a:noFill/>
                      <a:miter lim="800000"/>
                      <a:headEnd/>
                      <a:tailEnd/>
                    </a:ln>
                  </pic:spPr>
                </pic:pic>
              </a:graphicData>
            </a:graphic>
          </wp:inline>
        </w:drawing>
      </w:r>
      <w:r>
        <w:rPr>
          <w:rFonts w:ascii="Helvetica" w:hAnsi="Helvetica" w:cs="Helvetica"/>
          <w:b/>
          <w:bCs/>
          <w:i/>
          <w:iCs/>
          <w:noProof/>
          <w:color w:val="596169"/>
          <w:sz w:val="16"/>
          <w:szCs w:val="16"/>
        </w:rPr>
        <w:drawing>
          <wp:inline distT="0" distB="0" distL="0" distR="0">
            <wp:extent cx="2534970" cy="221981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35372" cy="2220169"/>
                    </a:xfrm>
                    <a:prstGeom prst="rect">
                      <a:avLst/>
                    </a:prstGeom>
                    <a:noFill/>
                    <a:ln w="9525">
                      <a:noFill/>
                      <a:miter lim="800000"/>
                      <a:headEnd/>
                      <a:tailEnd/>
                    </a:ln>
                  </pic:spPr>
                </pic:pic>
              </a:graphicData>
            </a:graphic>
          </wp:inline>
        </w:drawing>
      </w:r>
    </w:p>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7C7824" w:rsidP="007C7824">
      <w:pPr>
        <w:pStyle w:val="NormalWeb"/>
        <w:shd w:val="clear" w:color="auto" w:fill="FFFFFF"/>
        <w:spacing w:before="40" w:beforeAutospacing="0" w:after="0" w:afterAutospacing="0"/>
        <w:rPr>
          <w:rStyle w:val="Emphasis"/>
          <w:rFonts w:ascii="Helvetica" w:hAnsi="Helvetica" w:cs="Helvetica"/>
          <w:b/>
          <w:bCs/>
          <w:i w:val="0"/>
          <w:iCs w:val="0"/>
          <w:color w:val="596169"/>
          <w:sz w:val="16"/>
          <w:szCs w:val="16"/>
        </w:rPr>
      </w:pPr>
    </w:p>
    <w:p w:rsidR="007C7824" w:rsidRDefault="007C7824" w:rsidP="007C7824">
      <w:pPr>
        <w:pStyle w:val="NormalWeb"/>
        <w:shd w:val="clear" w:color="auto" w:fill="FFFFFF"/>
        <w:spacing w:before="40" w:beforeAutospacing="0" w:after="0" w:afterAutospacing="0"/>
        <w:ind w:left="320"/>
        <w:rPr>
          <w:rStyle w:val="Emphasis"/>
          <w:rFonts w:ascii="Helvetica" w:hAnsi="Helvetica" w:cs="Helvetica"/>
          <w:b/>
          <w:bCs/>
          <w:i w:val="0"/>
          <w:iCs w:val="0"/>
          <w:color w:val="596169"/>
          <w:sz w:val="16"/>
          <w:szCs w:val="16"/>
        </w:rPr>
      </w:pPr>
    </w:p>
    <w:p w:rsidR="00B5630A" w:rsidRDefault="000F129A">
      <w:pPr>
        <w:rPr>
          <w:rStyle w:val="Emphasis"/>
          <w:rFonts w:ascii="Helvetica" w:eastAsia="Times New Roman" w:hAnsi="Helvetica" w:cs="Helvetica"/>
          <w:b/>
          <w:bCs/>
          <w:i w:val="0"/>
          <w:iCs w:val="0"/>
          <w:color w:val="596169"/>
          <w:sz w:val="16"/>
          <w:szCs w:val="16"/>
        </w:rPr>
      </w:pPr>
      <w:r>
        <w:rPr>
          <w:rFonts w:ascii="Helvetica" w:hAnsi="Helvetica" w:cs="Helvetica"/>
          <w:b/>
          <w:bCs/>
          <w:i/>
          <w:iCs/>
          <w:noProof/>
          <w:color w:val="596169"/>
          <w:sz w:val="16"/>
          <w:szCs w:val="16"/>
        </w:rPr>
        <w:drawing>
          <wp:inline distT="0" distB="0" distL="0" distR="0">
            <wp:extent cx="2011303" cy="2173910"/>
            <wp:effectExtent l="19050" t="0" r="7997"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011566" cy="2174194"/>
                    </a:xfrm>
                    <a:prstGeom prst="rect">
                      <a:avLst/>
                    </a:prstGeom>
                    <a:noFill/>
                    <a:ln w="9525">
                      <a:noFill/>
                      <a:miter lim="800000"/>
                      <a:headEnd/>
                      <a:tailEnd/>
                    </a:ln>
                  </pic:spPr>
                </pic:pic>
              </a:graphicData>
            </a:graphic>
          </wp:inline>
        </w:drawing>
      </w:r>
      <w:r>
        <w:rPr>
          <w:rFonts w:ascii="Helvetica" w:hAnsi="Helvetica" w:cs="Helvetica"/>
          <w:b/>
          <w:bCs/>
          <w:i/>
          <w:iCs/>
          <w:noProof/>
          <w:color w:val="596169"/>
          <w:sz w:val="16"/>
          <w:szCs w:val="16"/>
        </w:rPr>
        <w:drawing>
          <wp:inline distT="0" distB="0" distL="0" distR="0">
            <wp:extent cx="2679826" cy="2178774"/>
            <wp:effectExtent l="19050" t="0" r="6224"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681054" cy="2179772"/>
                    </a:xfrm>
                    <a:prstGeom prst="rect">
                      <a:avLst/>
                    </a:prstGeom>
                    <a:noFill/>
                    <a:ln w="9525">
                      <a:noFill/>
                      <a:miter lim="800000"/>
                      <a:headEnd/>
                      <a:tailEnd/>
                    </a:ln>
                  </pic:spPr>
                </pic:pic>
              </a:graphicData>
            </a:graphic>
          </wp:inline>
        </w:drawing>
      </w:r>
      <w:r>
        <w:rPr>
          <w:rFonts w:ascii="Helvetica" w:hAnsi="Helvetica" w:cs="Helvetica"/>
          <w:b/>
          <w:bCs/>
          <w:i/>
          <w:iCs/>
          <w:noProof/>
          <w:color w:val="596169"/>
          <w:sz w:val="16"/>
          <w:szCs w:val="16"/>
        </w:rPr>
        <w:drawing>
          <wp:inline distT="0" distB="0" distL="0" distR="0">
            <wp:extent cx="2072300" cy="2362448"/>
            <wp:effectExtent l="19050" t="0" r="415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074131" cy="2364536"/>
                    </a:xfrm>
                    <a:prstGeom prst="rect">
                      <a:avLst/>
                    </a:prstGeom>
                    <a:noFill/>
                    <a:ln w="9525">
                      <a:noFill/>
                      <a:miter lim="800000"/>
                      <a:headEnd/>
                      <a:tailEnd/>
                    </a:ln>
                  </pic:spPr>
                </pic:pic>
              </a:graphicData>
            </a:graphic>
          </wp:inline>
        </w:drawing>
      </w:r>
      <w:r w:rsidR="00B5630A">
        <w:rPr>
          <w:rStyle w:val="Emphasis"/>
          <w:rFonts w:ascii="Helvetica" w:hAnsi="Helvetica" w:cs="Helvetica"/>
          <w:b/>
          <w:bCs/>
          <w:i w:val="0"/>
          <w:iCs w:val="0"/>
          <w:color w:val="596169"/>
          <w:sz w:val="16"/>
          <w:szCs w:val="16"/>
        </w:rPr>
        <w:br w:type="page"/>
      </w:r>
    </w:p>
    <w:p w:rsidR="007C7824" w:rsidRDefault="007C7824" w:rsidP="007C7824">
      <w:pPr>
        <w:pStyle w:val="NormalWeb"/>
        <w:shd w:val="clear" w:color="auto" w:fill="FFFFFF"/>
        <w:spacing w:before="40" w:beforeAutospacing="0" w:after="0" w:afterAutospacing="0"/>
        <w:rPr>
          <w:rStyle w:val="Emphasis"/>
          <w:rFonts w:ascii="Helvetica" w:eastAsiaTheme="minorHAnsi" w:hAnsi="Helvetica" w:cs="Helvetica"/>
          <w:b/>
          <w:bCs/>
          <w:i w:val="0"/>
          <w:iCs w:val="0"/>
          <w:color w:val="596169"/>
          <w:sz w:val="16"/>
          <w:szCs w:val="16"/>
        </w:rPr>
      </w:pPr>
    </w:p>
    <w:p w:rsidR="00CA3190" w:rsidRPr="002A301A" w:rsidRDefault="00C22446" w:rsidP="002A301A">
      <w:pPr>
        <w:pStyle w:val="Heading1"/>
        <w:rPr>
          <w:rStyle w:val="Emphasis"/>
          <w:szCs w:val="16"/>
        </w:rPr>
      </w:pPr>
      <w:bookmarkStart w:id="5" w:name="_Toc87446221"/>
      <w:r w:rsidRPr="002A301A">
        <w:rPr>
          <w:rStyle w:val="Emphasis"/>
          <w:i w:val="0"/>
          <w:iCs w:val="0"/>
          <w:szCs w:val="16"/>
        </w:rPr>
        <w:t>Operations documentation</w:t>
      </w:r>
      <w:bookmarkEnd w:id="5"/>
    </w:p>
    <w:p w:rsidR="00CA3190" w:rsidRDefault="00CA3190"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C22446" w:rsidRDefault="00C22446" w:rsidP="00CA3190">
      <w:pPr>
        <w:pStyle w:val="NormalWeb"/>
        <w:shd w:val="clear" w:color="auto" w:fill="FFFFFF"/>
        <w:spacing w:before="40" w:beforeAutospacing="0" w:after="0" w:afterAutospacing="0"/>
        <w:ind w:left="320"/>
        <w:rPr>
          <w:ins w:id="6" w:author="Neelima Saraf" w:date="2022-01-05T14:26:00Z"/>
          <w:rFonts w:ascii="Helvetica" w:hAnsi="Helvetica" w:cs="Helvetica"/>
          <w:color w:val="596169"/>
          <w:sz w:val="16"/>
          <w:szCs w:val="16"/>
        </w:rPr>
      </w:pPr>
      <w:r>
        <w:rPr>
          <w:rFonts w:ascii="Helvetica" w:hAnsi="Helvetica" w:cs="Helvetica"/>
          <w:color w:val="596169"/>
          <w:sz w:val="16"/>
          <w:szCs w:val="16"/>
        </w:rPr>
        <w:t>This is usually a description of the dependencies that your system is involved with, references to backup procedures, troubleshooting guidelines, etc. Your operations department likely has a standard format for this type of documentation.</w:t>
      </w:r>
    </w:p>
    <w:p w:rsidR="004C1264" w:rsidRDefault="004C1264" w:rsidP="00CA3190">
      <w:pPr>
        <w:pStyle w:val="NormalWeb"/>
        <w:shd w:val="clear" w:color="auto" w:fill="FFFFFF"/>
        <w:spacing w:before="40" w:beforeAutospacing="0" w:after="0" w:afterAutospacing="0"/>
        <w:ind w:left="320"/>
        <w:rPr>
          <w:ins w:id="7" w:author="Neelima Saraf" w:date="2022-01-05T14:26:00Z"/>
          <w:rFonts w:ascii="Helvetica" w:hAnsi="Helvetica" w:cs="Helvetica"/>
          <w:color w:val="596169"/>
          <w:sz w:val="16"/>
          <w:szCs w:val="16"/>
        </w:rPr>
      </w:pPr>
    </w:p>
    <w:p w:rsidR="004C1264" w:rsidRDefault="004C1264"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CA3190" w:rsidRPr="00B03E62" w:rsidRDefault="00CA3190" w:rsidP="00B03E62">
      <w:pPr>
        <w:pStyle w:val="NormalWeb"/>
        <w:numPr>
          <w:ilvl w:val="0"/>
          <w:numId w:val="1"/>
        </w:numPr>
        <w:shd w:val="clear" w:color="auto" w:fill="FFFFFF"/>
        <w:spacing w:before="40" w:beforeAutospacing="0" w:after="0" w:afterAutospacing="0"/>
        <w:ind w:left="320"/>
        <w:rPr>
          <w:rStyle w:val="Emphasis"/>
          <w:rFonts w:ascii="Helvetica" w:hAnsi="Helvetica" w:cs="Helvetica"/>
          <w:b/>
          <w:bCs/>
          <w:i w:val="0"/>
          <w:iCs w:val="0"/>
          <w:color w:val="596169"/>
          <w:sz w:val="16"/>
          <w:szCs w:val="16"/>
        </w:rPr>
      </w:pPr>
      <w:r w:rsidRPr="00B03E62">
        <w:rPr>
          <w:rStyle w:val="Emphasis"/>
          <w:rFonts w:ascii="Helvetica" w:hAnsi="Helvetica" w:cs="Helvetica"/>
          <w:b/>
          <w:bCs/>
          <w:i w:val="0"/>
          <w:iCs w:val="0"/>
          <w:color w:val="596169"/>
          <w:sz w:val="16"/>
          <w:szCs w:val="16"/>
        </w:rPr>
        <w:br w:type="page"/>
      </w:r>
    </w:p>
    <w:p w:rsidR="00CA3190" w:rsidRPr="002A301A" w:rsidRDefault="002622C2" w:rsidP="002A301A">
      <w:pPr>
        <w:pStyle w:val="Heading1"/>
        <w:rPr>
          <w:rStyle w:val="Emphasis"/>
          <w:i w:val="0"/>
          <w:szCs w:val="16"/>
        </w:rPr>
      </w:pPr>
      <w:hyperlink r:id="rId16" w:history="1">
        <w:bookmarkStart w:id="8" w:name="_Toc87446222"/>
        <w:r w:rsidR="00C22446" w:rsidRPr="002A301A">
          <w:rPr>
            <w:rStyle w:val="Emphasis"/>
            <w:i w:val="0"/>
          </w:rPr>
          <w:t>Requirements documents</w:t>
        </w:r>
        <w:bookmarkEnd w:id="8"/>
      </w:hyperlink>
    </w:p>
    <w:p w:rsidR="00CA3190" w:rsidRDefault="00CA3190" w:rsidP="00CA3190">
      <w:pPr>
        <w:pStyle w:val="NormalWeb"/>
        <w:shd w:val="clear" w:color="auto" w:fill="FFFFFF"/>
        <w:spacing w:before="40" w:beforeAutospacing="0" w:after="0" w:afterAutospacing="0"/>
        <w:ind w:left="320"/>
        <w:rPr>
          <w:rFonts w:ascii="Helvetica" w:hAnsi="Helvetica" w:cs="Helvetica"/>
          <w:color w:val="596169"/>
          <w:sz w:val="16"/>
          <w:szCs w:val="16"/>
        </w:rPr>
      </w:pPr>
    </w:p>
    <w:p w:rsidR="00C22446" w:rsidRDefault="00C22446" w:rsidP="00CA3190">
      <w:pPr>
        <w:pStyle w:val="NormalWeb"/>
        <w:shd w:val="clear" w:color="auto" w:fill="FFFFFF"/>
        <w:spacing w:before="40" w:beforeAutospacing="0" w:after="0" w:afterAutospacing="0"/>
        <w:ind w:left="320"/>
        <w:rPr>
          <w:rFonts w:ascii="Helvetica" w:hAnsi="Helvetica" w:cs="Helvetica"/>
          <w:color w:val="596169"/>
          <w:sz w:val="16"/>
          <w:szCs w:val="16"/>
        </w:rPr>
      </w:pPr>
      <w:r>
        <w:rPr>
          <w:rFonts w:ascii="Helvetica" w:hAnsi="Helvetica" w:cs="Helvetica"/>
          <w:color w:val="596169"/>
          <w:sz w:val="16"/>
          <w:szCs w:val="16"/>
        </w:rPr>
        <w:t xml:space="preserve"> It's an overview of what the system does, including use cases, user stories, or essential user interface prototypes, etc. Aim to capture the requirements as executable specs.</w:t>
      </w:r>
    </w:p>
    <w:p w:rsidR="00CA3190" w:rsidRDefault="00CA3190" w:rsidP="00CA3190">
      <w:pPr>
        <w:pStyle w:val="NormalWeb"/>
        <w:shd w:val="clear" w:color="auto" w:fill="FFFFFF"/>
        <w:spacing w:before="40" w:beforeAutospacing="0" w:after="0" w:afterAutospacing="0"/>
        <w:ind w:left="320"/>
        <w:rPr>
          <w:rStyle w:val="Emphasis"/>
          <w:rFonts w:ascii="Helvetica" w:hAnsi="Helvetica" w:cs="Helvetica"/>
          <w:b/>
          <w:bCs/>
          <w:i w:val="0"/>
          <w:iCs w:val="0"/>
          <w:color w:val="596169"/>
          <w:sz w:val="16"/>
          <w:szCs w:val="16"/>
        </w:rPr>
      </w:pPr>
    </w:p>
    <w:p w:rsidR="00CA3190" w:rsidRDefault="00CA3190">
      <w:pPr>
        <w:rPr>
          <w:rStyle w:val="Emphasis"/>
          <w:rFonts w:ascii="Helvetica" w:eastAsia="Times New Roman" w:hAnsi="Helvetica" w:cs="Helvetica"/>
          <w:b/>
          <w:bCs/>
          <w:i w:val="0"/>
          <w:iCs w:val="0"/>
          <w:color w:val="596169"/>
          <w:sz w:val="16"/>
          <w:szCs w:val="16"/>
        </w:rPr>
      </w:pPr>
      <w:r>
        <w:rPr>
          <w:rStyle w:val="Emphasis"/>
          <w:rFonts w:ascii="Helvetica" w:hAnsi="Helvetica" w:cs="Helvetica"/>
          <w:b/>
          <w:bCs/>
          <w:i w:val="0"/>
          <w:iCs w:val="0"/>
          <w:color w:val="596169"/>
          <w:sz w:val="16"/>
          <w:szCs w:val="16"/>
        </w:rPr>
        <w:br w:type="page"/>
      </w:r>
    </w:p>
    <w:p w:rsidR="00C35212" w:rsidRPr="002A301A" w:rsidRDefault="00C22446" w:rsidP="002A301A">
      <w:pPr>
        <w:pStyle w:val="Heading1"/>
        <w:rPr>
          <w:rStyle w:val="Emphasis"/>
          <w:szCs w:val="16"/>
        </w:rPr>
      </w:pPr>
      <w:bookmarkStart w:id="9" w:name="_Toc87446223"/>
      <w:r w:rsidRPr="002A301A">
        <w:rPr>
          <w:rStyle w:val="Emphasis"/>
          <w:i w:val="0"/>
          <w:iCs w:val="0"/>
          <w:szCs w:val="16"/>
        </w:rPr>
        <w:lastRenderedPageBreak/>
        <w:t>Support documentation</w:t>
      </w:r>
      <w:bookmarkEnd w:id="9"/>
    </w:p>
    <w:p w:rsidR="00C35212" w:rsidRPr="00C35212" w:rsidRDefault="00C22446" w:rsidP="00C35212">
      <w:pPr>
        <w:pStyle w:val="NormalWeb"/>
        <w:shd w:val="clear" w:color="auto" w:fill="FFFFFF"/>
        <w:spacing w:before="40" w:beforeAutospacing="0" w:after="0" w:afterAutospacing="0"/>
        <w:ind w:left="320"/>
        <w:rPr>
          <w:rStyle w:val="Emphasis"/>
          <w:rFonts w:ascii="Helvetica" w:hAnsi="Helvetica" w:cs="Helvetica"/>
          <w:i w:val="0"/>
          <w:iCs w:val="0"/>
          <w:color w:val="596169"/>
          <w:sz w:val="16"/>
          <w:szCs w:val="16"/>
        </w:rPr>
      </w:pPr>
      <w:r>
        <w:rPr>
          <w:rFonts w:ascii="Helvetica" w:hAnsi="Helvetica" w:cs="Helvetica"/>
          <w:color w:val="596169"/>
          <w:sz w:val="16"/>
          <w:szCs w:val="16"/>
        </w:rPr>
        <w:t>This includes the training materials specific to support staff, trouble-shooting guides, etc. Like the operations department, the support team may have standard templates or examples that you can work from.</w:t>
      </w:r>
    </w:p>
    <w:p w:rsidR="00C35212" w:rsidRDefault="00C35212">
      <w:pPr>
        <w:rPr>
          <w:rStyle w:val="Emphasis"/>
          <w:rFonts w:ascii="Helvetica" w:eastAsia="Times New Roman" w:hAnsi="Helvetica" w:cs="Helvetica"/>
          <w:b/>
          <w:bCs/>
          <w:i w:val="0"/>
          <w:iCs w:val="0"/>
          <w:color w:val="596169"/>
          <w:sz w:val="16"/>
          <w:szCs w:val="16"/>
        </w:rPr>
      </w:pPr>
      <w:r>
        <w:rPr>
          <w:rStyle w:val="Emphasis"/>
          <w:rFonts w:ascii="Helvetica" w:hAnsi="Helvetica" w:cs="Helvetica"/>
          <w:b/>
          <w:bCs/>
          <w:i w:val="0"/>
          <w:iCs w:val="0"/>
          <w:color w:val="596169"/>
          <w:sz w:val="16"/>
          <w:szCs w:val="16"/>
        </w:rPr>
        <w:br w:type="page"/>
      </w:r>
    </w:p>
    <w:p w:rsidR="00C35212" w:rsidRPr="002A301A" w:rsidRDefault="00C22446" w:rsidP="002A301A">
      <w:pPr>
        <w:pStyle w:val="Heading1"/>
        <w:rPr>
          <w:rStyle w:val="Emphasis"/>
          <w:szCs w:val="16"/>
        </w:rPr>
      </w:pPr>
      <w:bookmarkStart w:id="10" w:name="_Toc87446224"/>
      <w:r w:rsidRPr="002A301A">
        <w:rPr>
          <w:rStyle w:val="Emphasis"/>
          <w:i w:val="0"/>
          <w:iCs w:val="0"/>
          <w:szCs w:val="16"/>
        </w:rPr>
        <w:lastRenderedPageBreak/>
        <w:t>System documentation</w:t>
      </w:r>
      <w:bookmarkEnd w:id="10"/>
    </w:p>
    <w:p w:rsidR="00C35212" w:rsidRDefault="00C35212" w:rsidP="00C35212">
      <w:pPr>
        <w:pStyle w:val="NormalWeb"/>
        <w:shd w:val="clear" w:color="auto" w:fill="FFFFFF"/>
        <w:spacing w:before="40" w:beforeAutospacing="0" w:after="0" w:afterAutospacing="0"/>
        <w:ind w:left="320"/>
        <w:rPr>
          <w:rFonts w:ascii="Helvetica" w:hAnsi="Helvetica" w:cs="Helvetica"/>
          <w:color w:val="596169"/>
          <w:sz w:val="16"/>
          <w:szCs w:val="16"/>
        </w:rPr>
      </w:pPr>
    </w:p>
    <w:p w:rsidR="00C22446" w:rsidRDefault="00C22446" w:rsidP="00C35212">
      <w:pPr>
        <w:pStyle w:val="NormalWeb"/>
        <w:shd w:val="clear" w:color="auto" w:fill="FFFFFF"/>
        <w:spacing w:before="40" w:beforeAutospacing="0" w:after="0" w:afterAutospacing="0"/>
        <w:ind w:left="320"/>
        <w:rPr>
          <w:rFonts w:ascii="Helvetica" w:hAnsi="Helvetica" w:cs="Helvetica"/>
          <w:color w:val="596169"/>
          <w:sz w:val="16"/>
          <w:szCs w:val="16"/>
        </w:rPr>
      </w:pPr>
      <w:r>
        <w:rPr>
          <w:rFonts w:ascii="Helvetica" w:hAnsi="Helvetica" w:cs="Helvetica"/>
          <w:color w:val="596169"/>
          <w:sz w:val="16"/>
          <w:szCs w:val="16"/>
        </w:rPr>
        <w:t>Provide an overview of the system, including technical architecture, business architecture, and high-level requirements. It helps ensure that if the development team leaves, critical information is left behind.</w:t>
      </w:r>
    </w:p>
    <w:p w:rsidR="00C35212" w:rsidRPr="00C35212" w:rsidRDefault="00C35212" w:rsidP="00C35212">
      <w:pPr>
        <w:pStyle w:val="NormalWeb"/>
        <w:shd w:val="clear" w:color="auto" w:fill="FFFFFF"/>
        <w:spacing w:before="40" w:beforeAutospacing="0" w:after="0" w:afterAutospacing="0"/>
        <w:ind w:left="320"/>
        <w:rPr>
          <w:rStyle w:val="Emphasis"/>
          <w:rFonts w:ascii="Helvetica" w:hAnsi="Helvetica" w:cs="Helvetica"/>
          <w:b/>
          <w:bCs/>
          <w:i w:val="0"/>
          <w:iCs w:val="0"/>
          <w:color w:val="596169"/>
          <w:sz w:val="16"/>
          <w:szCs w:val="16"/>
        </w:rPr>
      </w:pPr>
    </w:p>
    <w:p w:rsidR="00C35212" w:rsidRDefault="00C35212">
      <w:pPr>
        <w:rPr>
          <w:rStyle w:val="Emphasis"/>
          <w:rFonts w:ascii="Helvetica" w:eastAsia="Times New Roman" w:hAnsi="Helvetica" w:cs="Helvetica"/>
          <w:b/>
          <w:bCs/>
          <w:i w:val="0"/>
          <w:iCs w:val="0"/>
          <w:color w:val="596169"/>
          <w:sz w:val="16"/>
          <w:szCs w:val="16"/>
        </w:rPr>
      </w:pPr>
      <w:r>
        <w:rPr>
          <w:rStyle w:val="Emphasis"/>
          <w:rFonts w:ascii="Helvetica" w:hAnsi="Helvetica" w:cs="Helvetica"/>
          <w:b/>
          <w:bCs/>
          <w:i w:val="0"/>
          <w:iCs w:val="0"/>
          <w:color w:val="596169"/>
          <w:sz w:val="16"/>
          <w:szCs w:val="16"/>
        </w:rPr>
        <w:br w:type="page"/>
      </w:r>
    </w:p>
    <w:p w:rsidR="00C35212" w:rsidRPr="002A301A" w:rsidRDefault="00C22446" w:rsidP="002A301A">
      <w:pPr>
        <w:pStyle w:val="Heading1"/>
        <w:rPr>
          <w:rStyle w:val="Emphasis"/>
          <w:szCs w:val="16"/>
        </w:rPr>
      </w:pPr>
      <w:bookmarkStart w:id="11" w:name="_Toc87446225"/>
      <w:r w:rsidRPr="002A301A">
        <w:rPr>
          <w:rStyle w:val="Emphasis"/>
          <w:i w:val="0"/>
          <w:iCs w:val="0"/>
          <w:szCs w:val="16"/>
        </w:rPr>
        <w:lastRenderedPageBreak/>
        <w:t>User documentation</w:t>
      </w:r>
      <w:bookmarkEnd w:id="11"/>
    </w:p>
    <w:p w:rsidR="00C22446" w:rsidRDefault="00C22446" w:rsidP="00C35212">
      <w:pPr>
        <w:pStyle w:val="NormalWeb"/>
        <w:shd w:val="clear" w:color="auto" w:fill="FFFFFF"/>
        <w:spacing w:before="40" w:beforeAutospacing="0" w:after="0" w:afterAutospacing="0"/>
        <w:rPr>
          <w:rFonts w:ascii="Helvetica" w:hAnsi="Helvetica" w:cs="Helvetica"/>
          <w:color w:val="596169"/>
          <w:sz w:val="16"/>
          <w:szCs w:val="16"/>
        </w:rPr>
      </w:pPr>
      <w:r>
        <w:rPr>
          <w:rFonts w:ascii="Helvetica" w:hAnsi="Helvetica" w:cs="Helvetica"/>
          <w:color w:val="596169"/>
          <w:sz w:val="16"/>
          <w:szCs w:val="16"/>
        </w:rPr>
        <w:t>t includes reference manuals and support guides for the users. Keep it simple and easy to understand. the solution design is flawed if you need to extensively train your users on how to use it.</w:t>
      </w:r>
    </w:p>
    <w:p w:rsidR="00E44D7E" w:rsidRDefault="00E44D7E" w:rsidP="00C22446"/>
    <w:sectPr w:rsidR="00E44D7E" w:rsidSect="00C2244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683C" w:rsidRDefault="00F8683C" w:rsidP="00E05B78">
      <w:pPr>
        <w:spacing w:after="0" w:line="240" w:lineRule="auto"/>
      </w:pPr>
      <w:r>
        <w:separator/>
      </w:r>
    </w:p>
  </w:endnote>
  <w:endnote w:type="continuationSeparator" w:id="1">
    <w:p w:rsidR="00F8683C" w:rsidRDefault="00F8683C" w:rsidP="00E05B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683C" w:rsidRDefault="00F8683C" w:rsidP="00E05B78">
      <w:pPr>
        <w:spacing w:after="0" w:line="240" w:lineRule="auto"/>
      </w:pPr>
      <w:r>
        <w:separator/>
      </w:r>
    </w:p>
  </w:footnote>
  <w:footnote w:type="continuationSeparator" w:id="1">
    <w:p w:rsidR="00F8683C" w:rsidRDefault="00F8683C" w:rsidP="00E05B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25A75"/>
    <w:multiLevelType w:val="hybridMultilevel"/>
    <w:tmpl w:val="09E29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77C82"/>
    <w:multiLevelType w:val="hybridMultilevel"/>
    <w:tmpl w:val="D450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0406E9"/>
    <w:multiLevelType w:val="hybridMultilevel"/>
    <w:tmpl w:val="7F94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E10117"/>
    <w:multiLevelType w:val="multilevel"/>
    <w:tmpl w:val="BCD6F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E52D8F"/>
    <w:multiLevelType w:val="hybridMultilevel"/>
    <w:tmpl w:val="23CE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trackRevisio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22446"/>
    <w:rsid w:val="00034597"/>
    <w:rsid w:val="00085562"/>
    <w:rsid w:val="00097433"/>
    <w:rsid w:val="000A41D3"/>
    <w:rsid w:val="000E0787"/>
    <w:rsid w:val="000F129A"/>
    <w:rsid w:val="000F7BE1"/>
    <w:rsid w:val="00132D42"/>
    <w:rsid w:val="00185B3A"/>
    <w:rsid w:val="002040B7"/>
    <w:rsid w:val="00243293"/>
    <w:rsid w:val="00254DE7"/>
    <w:rsid w:val="002622C2"/>
    <w:rsid w:val="002A301A"/>
    <w:rsid w:val="002B2C21"/>
    <w:rsid w:val="00377A94"/>
    <w:rsid w:val="003963CD"/>
    <w:rsid w:val="003A0615"/>
    <w:rsid w:val="003B47EE"/>
    <w:rsid w:val="003C04B6"/>
    <w:rsid w:val="003F6ED8"/>
    <w:rsid w:val="003F74F0"/>
    <w:rsid w:val="004C1264"/>
    <w:rsid w:val="004D474F"/>
    <w:rsid w:val="005253FD"/>
    <w:rsid w:val="00554DFC"/>
    <w:rsid w:val="0058328A"/>
    <w:rsid w:val="00583F79"/>
    <w:rsid w:val="005965A5"/>
    <w:rsid w:val="005B3E75"/>
    <w:rsid w:val="005D2666"/>
    <w:rsid w:val="005E0403"/>
    <w:rsid w:val="00636E57"/>
    <w:rsid w:val="006525A5"/>
    <w:rsid w:val="006A092D"/>
    <w:rsid w:val="006A1CCC"/>
    <w:rsid w:val="006E0DB2"/>
    <w:rsid w:val="00760D08"/>
    <w:rsid w:val="00770BCE"/>
    <w:rsid w:val="00784BE9"/>
    <w:rsid w:val="007B4924"/>
    <w:rsid w:val="007C7824"/>
    <w:rsid w:val="007D397E"/>
    <w:rsid w:val="00884481"/>
    <w:rsid w:val="00897A34"/>
    <w:rsid w:val="0092505F"/>
    <w:rsid w:val="00965A49"/>
    <w:rsid w:val="009B3B0F"/>
    <w:rsid w:val="00A3693A"/>
    <w:rsid w:val="00B03E62"/>
    <w:rsid w:val="00B04F31"/>
    <w:rsid w:val="00B25836"/>
    <w:rsid w:val="00B5630A"/>
    <w:rsid w:val="00B7186D"/>
    <w:rsid w:val="00B907CD"/>
    <w:rsid w:val="00BB05F0"/>
    <w:rsid w:val="00BB2ED0"/>
    <w:rsid w:val="00BE6419"/>
    <w:rsid w:val="00C05A90"/>
    <w:rsid w:val="00C22446"/>
    <w:rsid w:val="00C35212"/>
    <w:rsid w:val="00C60400"/>
    <w:rsid w:val="00C77710"/>
    <w:rsid w:val="00C8771F"/>
    <w:rsid w:val="00CA3190"/>
    <w:rsid w:val="00CB2B26"/>
    <w:rsid w:val="00CE2F20"/>
    <w:rsid w:val="00D17C45"/>
    <w:rsid w:val="00D259D5"/>
    <w:rsid w:val="00D86862"/>
    <w:rsid w:val="00DB2017"/>
    <w:rsid w:val="00DF133C"/>
    <w:rsid w:val="00E05B78"/>
    <w:rsid w:val="00E079A2"/>
    <w:rsid w:val="00E2119C"/>
    <w:rsid w:val="00E44D7E"/>
    <w:rsid w:val="00E57729"/>
    <w:rsid w:val="00EC24A5"/>
    <w:rsid w:val="00F1622B"/>
    <w:rsid w:val="00F246A4"/>
    <w:rsid w:val="00F63234"/>
    <w:rsid w:val="00F70847"/>
    <w:rsid w:val="00F8683C"/>
    <w:rsid w:val="00FC134A"/>
    <w:rsid w:val="00FC3F87"/>
    <w:rsid w:val="00FD3C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D7E"/>
  </w:style>
  <w:style w:type="paragraph" w:styleId="Heading1">
    <w:name w:val="heading 1"/>
    <w:basedOn w:val="Normal"/>
    <w:next w:val="Normal"/>
    <w:link w:val="Heading1Char"/>
    <w:uiPriority w:val="9"/>
    <w:qFormat/>
    <w:rsid w:val="00E05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0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30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24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2446"/>
    <w:rPr>
      <w:i/>
      <w:iCs/>
    </w:rPr>
  </w:style>
  <w:style w:type="character" w:styleId="Hyperlink">
    <w:name w:val="Hyperlink"/>
    <w:basedOn w:val="DefaultParagraphFont"/>
    <w:uiPriority w:val="99"/>
    <w:unhideWhenUsed/>
    <w:rsid w:val="00C22446"/>
    <w:rPr>
      <w:color w:val="0000FF"/>
      <w:u w:val="single"/>
    </w:rPr>
  </w:style>
  <w:style w:type="paragraph" w:styleId="NoSpacing">
    <w:name w:val="No Spacing"/>
    <w:link w:val="NoSpacingChar"/>
    <w:uiPriority w:val="1"/>
    <w:qFormat/>
    <w:rsid w:val="00C22446"/>
    <w:pPr>
      <w:spacing w:after="0" w:line="240" w:lineRule="auto"/>
    </w:pPr>
    <w:rPr>
      <w:rFonts w:eastAsiaTheme="minorEastAsia"/>
    </w:rPr>
  </w:style>
  <w:style w:type="character" w:customStyle="1" w:styleId="NoSpacingChar">
    <w:name w:val="No Spacing Char"/>
    <w:basedOn w:val="DefaultParagraphFont"/>
    <w:link w:val="NoSpacing"/>
    <w:uiPriority w:val="1"/>
    <w:rsid w:val="00C22446"/>
    <w:rPr>
      <w:rFonts w:eastAsiaTheme="minorEastAsia"/>
    </w:rPr>
  </w:style>
  <w:style w:type="paragraph" w:styleId="BalloonText">
    <w:name w:val="Balloon Text"/>
    <w:basedOn w:val="Normal"/>
    <w:link w:val="BalloonTextChar"/>
    <w:uiPriority w:val="99"/>
    <w:semiHidden/>
    <w:unhideWhenUsed/>
    <w:rsid w:val="00C22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46"/>
    <w:rPr>
      <w:rFonts w:ascii="Tahoma" w:hAnsi="Tahoma" w:cs="Tahoma"/>
      <w:sz w:val="16"/>
      <w:szCs w:val="16"/>
    </w:rPr>
  </w:style>
  <w:style w:type="paragraph" w:styleId="Title">
    <w:name w:val="Title"/>
    <w:basedOn w:val="Normal"/>
    <w:next w:val="Normal"/>
    <w:link w:val="TitleChar"/>
    <w:uiPriority w:val="10"/>
    <w:qFormat/>
    <w:rsid w:val="00CA31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319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B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5B78"/>
    <w:pPr>
      <w:outlineLvl w:val="9"/>
    </w:pPr>
  </w:style>
  <w:style w:type="paragraph" w:styleId="Header">
    <w:name w:val="header"/>
    <w:basedOn w:val="Normal"/>
    <w:link w:val="HeaderChar"/>
    <w:uiPriority w:val="99"/>
    <w:semiHidden/>
    <w:unhideWhenUsed/>
    <w:rsid w:val="00E05B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5B78"/>
  </w:style>
  <w:style w:type="paragraph" w:styleId="Footer">
    <w:name w:val="footer"/>
    <w:basedOn w:val="Normal"/>
    <w:link w:val="FooterChar"/>
    <w:uiPriority w:val="99"/>
    <w:semiHidden/>
    <w:unhideWhenUsed/>
    <w:rsid w:val="00E05B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5B78"/>
  </w:style>
  <w:style w:type="paragraph" w:styleId="TOC1">
    <w:name w:val="toc 1"/>
    <w:basedOn w:val="Normal"/>
    <w:next w:val="Normal"/>
    <w:autoRedefine/>
    <w:uiPriority w:val="39"/>
    <w:unhideWhenUsed/>
    <w:rsid w:val="002A301A"/>
    <w:pPr>
      <w:spacing w:after="100"/>
    </w:pPr>
  </w:style>
  <w:style w:type="character" w:customStyle="1" w:styleId="Heading2Char">
    <w:name w:val="Heading 2 Char"/>
    <w:basedOn w:val="DefaultParagraphFont"/>
    <w:link w:val="Heading2"/>
    <w:uiPriority w:val="9"/>
    <w:rsid w:val="002A30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301A"/>
    <w:rPr>
      <w:rFonts w:asciiTheme="majorHAnsi" w:eastAsiaTheme="majorEastAsia" w:hAnsiTheme="majorHAnsi" w:cstheme="majorBidi"/>
      <w:b/>
      <w:bCs/>
      <w:color w:val="4F81BD" w:themeColor="accent1"/>
    </w:rPr>
  </w:style>
  <w:style w:type="table" w:styleId="TableGrid">
    <w:name w:val="Table Grid"/>
    <w:basedOn w:val="TableNormal"/>
    <w:uiPriority w:val="59"/>
    <w:rsid w:val="005D26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3487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uclino.com/articles/product-requirements-docu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43D9D4F1FE482A89FFA4086C656188"/>
        <w:category>
          <w:name w:val="General"/>
          <w:gallery w:val="placeholder"/>
        </w:category>
        <w:types>
          <w:type w:val="bbPlcHdr"/>
        </w:types>
        <w:behaviors>
          <w:behavior w:val="content"/>
        </w:behaviors>
        <w:guid w:val="{49643ACA-7ACC-4D28-BFC7-97602EC490D2}"/>
      </w:docPartPr>
      <w:docPartBody>
        <w:p w:rsidR="00DF5808" w:rsidRDefault="00365379" w:rsidP="00365379">
          <w:pPr>
            <w:pStyle w:val="EA43D9D4F1FE482A89FFA4086C656188"/>
          </w:pPr>
          <w:r>
            <w:rPr>
              <w:rFonts w:asciiTheme="majorHAnsi" w:eastAsiaTheme="majorEastAsia" w:hAnsiTheme="majorHAnsi" w:cstheme="majorBidi"/>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65379"/>
    <w:rsid w:val="00285F4E"/>
    <w:rsid w:val="00365379"/>
    <w:rsid w:val="004F6343"/>
    <w:rsid w:val="00A4032A"/>
    <w:rsid w:val="00B21E69"/>
    <w:rsid w:val="00DF5808"/>
    <w:rsid w:val="00E87F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977BB1BF94702BFF17136B9AACB01">
    <w:name w:val="A9F977BB1BF94702BFF17136B9AACB01"/>
    <w:rsid w:val="00365379"/>
  </w:style>
  <w:style w:type="paragraph" w:customStyle="1" w:styleId="9C42208E0EBB405088381A71FC9151C7">
    <w:name w:val="9C42208E0EBB405088381A71FC9151C7"/>
    <w:rsid w:val="00365379"/>
  </w:style>
  <w:style w:type="paragraph" w:customStyle="1" w:styleId="962FF845C6594D84B0B599D81890737C">
    <w:name w:val="962FF845C6594D84B0B599D81890737C"/>
    <w:rsid w:val="00365379"/>
  </w:style>
  <w:style w:type="paragraph" w:customStyle="1" w:styleId="EA43D9D4F1FE482A89FFA4086C656188">
    <w:name w:val="EA43D9D4F1FE482A89FFA4086C656188"/>
    <w:rsid w:val="00365379"/>
  </w:style>
  <w:style w:type="paragraph" w:customStyle="1" w:styleId="1C66E88BC79143E8A639CBF553DB8ABF">
    <w:name w:val="1C66E88BC79143E8A639CBF553DB8ABF"/>
    <w:rsid w:val="00365379"/>
  </w:style>
  <w:style w:type="paragraph" w:customStyle="1" w:styleId="ED3E3D2D1B984B4884CFB61E8FF2E781">
    <w:name w:val="ED3E3D2D1B984B4884CFB61E8FF2E781"/>
    <w:rsid w:val="00365379"/>
  </w:style>
  <w:style w:type="paragraph" w:customStyle="1" w:styleId="198325D91DD744249BB2EC2C74F01397">
    <w:name w:val="198325D91DD744249BB2EC2C74F01397"/>
    <w:rsid w:val="00365379"/>
  </w:style>
  <w:style w:type="paragraph" w:customStyle="1" w:styleId="DB10180259324B1DBC5E23840C712F1E">
    <w:name w:val="DB10180259324B1DBC5E23840C712F1E"/>
    <w:rsid w:val="0036537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C9CE9D-0AFD-41B0-AE29-5D20C9B4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8201</TotalTime>
  <Pages>13</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Tournament tracker</vt:lpstr>
    </vt:vector>
  </TitlesOfParts>
  <Company>Neelima Saraf and Co</Company>
  <LinksUpToDate>false</LinksUpToDate>
  <CharactersWithSpaces>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Tournament tracker</dc:title>
  <dc:subject>NCA Tournament tracker</dc:subject>
  <dc:creator>Windows User</dc:creator>
  <cp:lastModifiedBy>Neelima Saraf</cp:lastModifiedBy>
  <cp:revision>131</cp:revision>
  <dcterms:created xsi:type="dcterms:W3CDTF">2021-11-10T17:10:00Z</dcterms:created>
  <dcterms:modified xsi:type="dcterms:W3CDTF">2022-01-05T19:35:00Z</dcterms:modified>
</cp:coreProperties>
</file>